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417E2">
      <w:pPr>
        <w:jc w:val="center"/>
        <w:rPr>
          <w:rFonts w:ascii="Times New Roman" w:hAnsi="Times New Roman" w:eastAsia="宋体"/>
          <w:b/>
          <w:bCs/>
          <w:color w:val="000000"/>
          <w:sz w:val="52"/>
          <w:szCs w:val="52"/>
        </w:rPr>
      </w:pPr>
    </w:p>
    <w:p w14:paraId="5FCBC962">
      <w:pPr>
        <w:spacing w:line="720" w:lineRule="auto"/>
        <w:jc w:val="center"/>
        <w:rPr>
          <w:rFonts w:ascii="Times New Roman" w:hAnsi="Times New Roman" w:eastAsia="华文中宋"/>
          <w:b/>
          <w:bCs/>
          <w:color w:val="000000"/>
          <w:sz w:val="52"/>
          <w:szCs w:val="44"/>
        </w:rPr>
      </w:pPr>
      <w:r>
        <w:rPr>
          <w:rFonts w:hint="eastAsia" w:ascii="Times New Roman" w:hAnsi="Times New Roman" w:eastAsia="华文中宋"/>
          <w:b/>
          <w:bCs/>
          <w:color w:val="000000"/>
          <w:sz w:val="52"/>
          <w:szCs w:val="44"/>
        </w:rPr>
        <w:t>上海交通大学医学院附属瑞金医院“青年培育计划医工交叉”</w:t>
      </w:r>
    </w:p>
    <w:p w14:paraId="66A335AC">
      <w:pPr>
        <w:spacing w:line="720" w:lineRule="auto"/>
        <w:jc w:val="center"/>
        <w:rPr>
          <w:rFonts w:ascii="Times New Roman" w:hAnsi="Times New Roman" w:eastAsia="华文中宋"/>
          <w:b/>
          <w:bCs/>
          <w:color w:val="000000"/>
          <w:sz w:val="52"/>
          <w:szCs w:val="52"/>
        </w:rPr>
      </w:pPr>
      <w:r>
        <w:rPr>
          <w:rFonts w:hint="eastAsia" w:ascii="Times New Roman" w:hAnsi="Times New Roman" w:eastAsia="华文中宋"/>
          <w:b/>
          <w:bCs/>
          <w:color w:val="000000"/>
          <w:sz w:val="52"/>
          <w:szCs w:val="52"/>
        </w:rPr>
        <w:t>项目申请书</w:t>
      </w:r>
    </w:p>
    <w:p w14:paraId="1F5BB19B">
      <w:pPr>
        <w:spacing w:line="720" w:lineRule="auto"/>
        <w:jc w:val="center"/>
        <w:rPr>
          <w:rFonts w:ascii="Times New Roman" w:hAnsi="Times New Roman" w:eastAsia="宋体" w:cs="Times New Roman"/>
          <w:b/>
          <w:bCs/>
          <w:color w:val="000000"/>
          <w:sz w:val="36"/>
          <w:szCs w:val="36"/>
        </w:rPr>
      </w:pPr>
      <w:r>
        <w:rPr>
          <w:rFonts w:ascii="Times New Roman" w:hAnsi="Times New Roman" w:eastAsia="宋体" w:cs="Times New Roman"/>
          <w:b/>
          <w:bCs/>
          <w:color w:val="000000"/>
          <w:sz w:val="36"/>
          <w:szCs w:val="36"/>
        </w:rPr>
        <w:t>（2026版）</w:t>
      </w:r>
    </w:p>
    <w:p w14:paraId="59D4A140">
      <w:pPr>
        <w:rPr>
          <w:rFonts w:ascii="Times New Roman" w:hAnsi="Times New Roman" w:eastAsia="宋体"/>
          <w:color w:val="000000"/>
        </w:rPr>
      </w:pPr>
    </w:p>
    <w:tbl>
      <w:tblPr>
        <w:tblStyle w:val="5"/>
        <w:tblpPr w:leftFromText="180" w:rightFromText="180" w:vertAnchor="page" w:horzAnchor="page" w:tblpX="1781" w:tblpY="69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7"/>
        <w:gridCol w:w="5889"/>
      </w:tblGrid>
      <w:tr w14:paraId="0B468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057" w:type="dxa"/>
            <w:tcBorders>
              <w:top w:val="nil"/>
              <w:left w:val="nil"/>
              <w:bottom w:val="nil"/>
              <w:right w:val="nil"/>
            </w:tcBorders>
            <w:shd w:val="clear" w:color="auto" w:fill="FFFFFF"/>
            <w:vAlign w:val="bottom"/>
          </w:tcPr>
          <w:p w14:paraId="07F5E69C">
            <w:pPr>
              <w:tabs>
                <w:tab w:val="left" w:leader="underscore" w:pos="7980"/>
              </w:tabs>
              <w:spacing w:before="312" w:beforeLines="100" w:line="300" w:lineRule="exact"/>
              <w:rPr>
                <w:rFonts w:ascii="宋体" w:hAnsi="宋体" w:eastAsia="宋体" w:cs="宋体"/>
                <w:b/>
                <w:bCs/>
                <w:spacing w:val="844"/>
                <w:kern w:val="0"/>
              </w:rPr>
            </w:pPr>
            <w:r>
              <w:rPr>
                <w:rFonts w:hint="eastAsia" w:ascii="Times New Roman" w:hAnsi="Times New Roman" w:eastAsia="宋体"/>
                <w:color w:val="000000"/>
                <w:spacing w:val="53"/>
                <w:kern w:val="0"/>
                <w:sz w:val="32"/>
                <w:szCs w:val="32"/>
                <w:fitText w:val="1600" w:id="1188893043"/>
              </w:rPr>
              <w:t>项目名</w:t>
            </w:r>
            <w:r>
              <w:rPr>
                <w:rFonts w:hint="eastAsia" w:ascii="Times New Roman" w:hAnsi="Times New Roman" w:eastAsia="宋体"/>
                <w:color w:val="000000"/>
                <w:spacing w:val="1"/>
                <w:kern w:val="0"/>
                <w:sz w:val="32"/>
                <w:szCs w:val="32"/>
                <w:fitText w:val="1600" w:id="1188893043"/>
              </w:rPr>
              <w:t>称</w:t>
            </w:r>
          </w:p>
        </w:tc>
        <w:tc>
          <w:tcPr>
            <w:tcW w:w="5889" w:type="dxa"/>
            <w:tcBorders>
              <w:top w:val="nil"/>
              <w:left w:val="nil"/>
              <w:bottom w:val="single" w:color="auto" w:sz="4" w:space="0"/>
              <w:right w:val="nil"/>
            </w:tcBorders>
            <w:shd w:val="clear" w:color="auto" w:fill="FFFFFF"/>
            <w:vAlign w:val="bottom"/>
          </w:tcPr>
          <w:p w14:paraId="6DC495E7">
            <w:pPr>
              <w:spacing w:before="312" w:beforeLines="100" w:line="300" w:lineRule="exact"/>
              <w:rPr>
                <w:rFonts w:ascii="宋体" w:hAnsi="宋体" w:cs="宋体"/>
                <w:bCs/>
                <w:color w:val="000000"/>
                <w:szCs w:val="28"/>
              </w:rPr>
            </w:pPr>
            <w:r>
              <w:rPr>
                <w:rFonts w:hint="eastAsia" w:ascii="宋体" w:hAnsi="宋体" w:cs="宋体"/>
                <w:bCs/>
                <w:color w:val="000000"/>
                <w:szCs w:val="28"/>
              </w:rPr>
              <w:t>恶性胸膜间皮瘤类器官多模态数据质量评估原型系统构建</w:t>
            </w:r>
          </w:p>
        </w:tc>
      </w:tr>
      <w:tr w14:paraId="35526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057" w:type="dxa"/>
            <w:tcBorders>
              <w:top w:val="nil"/>
              <w:left w:val="nil"/>
              <w:bottom w:val="nil"/>
              <w:right w:val="nil"/>
            </w:tcBorders>
            <w:shd w:val="clear" w:color="auto" w:fill="FFFFFF"/>
            <w:vAlign w:val="bottom"/>
          </w:tcPr>
          <w:p w14:paraId="21E5068E">
            <w:pPr>
              <w:tabs>
                <w:tab w:val="left" w:leader="underscore" w:pos="7980"/>
              </w:tabs>
              <w:spacing w:before="312" w:beforeLines="100" w:line="300" w:lineRule="exact"/>
              <w:rPr>
                <w:rFonts w:ascii="宋体" w:hAnsi="宋体" w:cs="宋体"/>
                <w:b/>
                <w:bCs/>
              </w:rPr>
            </w:pPr>
          </w:p>
        </w:tc>
        <w:tc>
          <w:tcPr>
            <w:tcW w:w="5889" w:type="dxa"/>
            <w:tcBorders>
              <w:top w:val="single" w:color="auto" w:sz="4" w:space="0"/>
              <w:left w:val="nil"/>
              <w:bottom w:val="single" w:color="auto" w:sz="4" w:space="0"/>
              <w:right w:val="nil"/>
            </w:tcBorders>
            <w:shd w:val="clear" w:color="auto" w:fill="FFFFFF"/>
            <w:vAlign w:val="bottom"/>
          </w:tcPr>
          <w:p w14:paraId="2FDFAA03">
            <w:pPr>
              <w:spacing w:before="312" w:beforeLines="100" w:line="300" w:lineRule="exact"/>
              <w:rPr>
                <w:rFonts w:ascii="宋体" w:hAnsi="宋体" w:cs="宋体"/>
                <w:bCs/>
                <w:color w:val="000000"/>
                <w:szCs w:val="28"/>
              </w:rPr>
            </w:pPr>
          </w:p>
        </w:tc>
      </w:tr>
      <w:tr w14:paraId="32666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057" w:type="dxa"/>
            <w:tcBorders>
              <w:top w:val="nil"/>
              <w:left w:val="nil"/>
              <w:bottom w:val="nil"/>
              <w:right w:val="nil"/>
            </w:tcBorders>
            <w:shd w:val="clear" w:color="auto" w:fill="FFFFFF"/>
            <w:vAlign w:val="bottom"/>
          </w:tcPr>
          <w:p w14:paraId="06A2C473">
            <w:pPr>
              <w:tabs>
                <w:tab w:val="left" w:leader="underscore" w:pos="7980"/>
              </w:tabs>
              <w:spacing w:before="312" w:beforeLines="100" w:line="300" w:lineRule="exact"/>
              <w:rPr>
                <w:rFonts w:ascii="宋体" w:hAnsi="宋体" w:cs="宋体"/>
                <w:b/>
                <w:bCs/>
              </w:rPr>
            </w:pPr>
            <w:r>
              <w:rPr>
                <w:rFonts w:hint="eastAsia" w:ascii="Times New Roman" w:hAnsi="Times New Roman" w:eastAsia="宋体"/>
                <w:color w:val="000000"/>
                <w:sz w:val="32"/>
                <w:szCs w:val="32"/>
              </w:rPr>
              <w:t>瑞金负责人</w:t>
            </w:r>
          </w:p>
        </w:tc>
        <w:tc>
          <w:tcPr>
            <w:tcW w:w="5889" w:type="dxa"/>
            <w:tcBorders>
              <w:top w:val="single" w:color="auto" w:sz="4" w:space="0"/>
              <w:left w:val="nil"/>
              <w:bottom w:val="single" w:color="auto" w:sz="4" w:space="0"/>
              <w:right w:val="nil"/>
            </w:tcBorders>
            <w:shd w:val="clear" w:color="auto" w:fill="FFFFFF"/>
            <w:vAlign w:val="bottom"/>
          </w:tcPr>
          <w:p w14:paraId="5CB74B4A">
            <w:pPr>
              <w:spacing w:before="312" w:beforeLines="100" w:line="300" w:lineRule="exact"/>
              <w:jc w:val="center"/>
              <w:rPr>
                <w:rFonts w:ascii="宋体" w:hAnsi="宋体" w:cs="宋体"/>
                <w:bCs/>
                <w:color w:val="000000"/>
                <w:szCs w:val="28"/>
              </w:rPr>
            </w:pPr>
            <w:r>
              <w:rPr>
                <w:rFonts w:hint="eastAsia" w:ascii="宋体" w:hAnsi="宋体" w:cs="宋体"/>
                <w:bCs/>
                <w:color w:val="000000"/>
                <w:szCs w:val="28"/>
              </w:rPr>
              <w:t>谢梦燕</w:t>
            </w:r>
          </w:p>
        </w:tc>
      </w:tr>
      <w:tr w14:paraId="143D6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057" w:type="dxa"/>
            <w:tcBorders>
              <w:top w:val="nil"/>
              <w:left w:val="nil"/>
              <w:bottom w:val="nil"/>
              <w:right w:val="nil"/>
            </w:tcBorders>
            <w:shd w:val="clear" w:color="auto" w:fill="FFFFFF"/>
            <w:vAlign w:val="bottom"/>
          </w:tcPr>
          <w:p w14:paraId="0C8EA702">
            <w:pPr>
              <w:tabs>
                <w:tab w:val="left" w:leader="underscore" w:pos="7980"/>
              </w:tabs>
              <w:spacing w:before="312" w:beforeLines="100" w:line="300" w:lineRule="exact"/>
              <w:rPr>
                <w:rFonts w:ascii="宋体" w:hAnsi="宋体" w:cs="宋体"/>
                <w:b/>
                <w:bCs/>
              </w:rPr>
            </w:pPr>
            <w:r>
              <w:rPr>
                <w:rFonts w:hint="eastAsia" w:ascii="Times New Roman" w:hAnsi="Times New Roman" w:eastAsia="宋体"/>
                <w:color w:val="000000"/>
                <w:spacing w:val="53"/>
                <w:kern w:val="0"/>
                <w:sz w:val="32"/>
                <w:szCs w:val="32"/>
                <w:fitText w:val="1600" w:id="1810644364"/>
              </w:rPr>
              <w:t>所在科</w:t>
            </w:r>
            <w:r>
              <w:rPr>
                <w:rFonts w:hint="eastAsia" w:ascii="Times New Roman" w:hAnsi="Times New Roman" w:eastAsia="宋体"/>
                <w:color w:val="000000"/>
                <w:spacing w:val="1"/>
                <w:kern w:val="0"/>
                <w:sz w:val="32"/>
                <w:szCs w:val="32"/>
                <w:fitText w:val="1600" w:id="1810644364"/>
              </w:rPr>
              <w:t>室</w:t>
            </w:r>
          </w:p>
        </w:tc>
        <w:tc>
          <w:tcPr>
            <w:tcW w:w="5889" w:type="dxa"/>
            <w:tcBorders>
              <w:top w:val="single" w:color="auto" w:sz="4" w:space="0"/>
              <w:left w:val="nil"/>
              <w:bottom w:val="single" w:color="auto" w:sz="4" w:space="0"/>
              <w:right w:val="nil"/>
            </w:tcBorders>
            <w:shd w:val="clear" w:color="auto" w:fill="FFFFFF"/>
            <w:vAlign w:val="bottom"/>
          </w:tcPr>
          <w:p w14:paraId="4CDB0930">
            <w:pPr>
              <w:spacing w:before="312" w:beforeLines="100" w:line="300" w:lineRule="exact"/>
              <w:jc w:val="center"/>
              <w:rPr>
                <w:rFonts w:ascii="宋体" w:hAnsi="宋体" w:cs="宋体"/>
                <w:bCs/>
                <w:color w:val="000000"/>
                <w:szCs w:val="28"/>
              </w:rPr>
            </w:pPr>
            <w:r>
              <w:rPr>
                <w:rFonts w:hint="eastAsia" w:ascii="宋体" w:hAnsi="宋体" w:cs="宋体"/>
                <w:bCs/>
                <w:color w:val="000000"/>
                <w:szCs w:val="28"/>
              </w:rPr>
              <w:t>肿瘤科</w:t>
            </w:r>
          </w:p>
        </w:tc>
      </w:tr>
      <w:tr w14:paraId="1D6ED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057" w:type="dxa"/>
            <w:tcBorders>
              <w:top w:val="nil"/>
              <w:left w:val="nil"/>
              <w:bottom w:val="nil"/>
              <w:right w:val="nil"/>
            </w:tcBorders>
            <w:shd w:val="clear" w:color="auto" w:fill="FFFFFF"/>
            <w:vAlign w:val="bottom"/>
          </w:tcPr>
          <w:p w14:paraId="6AA97439">
            <w:pPr>
              <w:tabs>
                <w:tab w:val="left" w:leader="underscore" w:pos="7980"/>
              </w:tabs>
              <w:spacing w:before="312" w:beforeLines="100" w:line="300" w:lineRule="exact"/>
              <w:rPr>
                <w:rFonts w:ascii="宋体" w:hAnsi="宋体" w:cs="宋体"/>
                <w:b/>
                <w:bCs/>
              </w:rPr>
            </w:pPr>
            <w:r>
              <w:rPr>
                <w:rFonts w:hint="eastAsia" w:ascii="Times New Roman" w:hAnsi="Times New Roman" w:eastAsia="宋体"/>
                <w:color w:val="000000"/>
                <w:sz w:val="32"/>
                <w:szCs w:val="32"/>
              </w:rPr>
              <w:t>西浦负责人</w:t>
            </w:r>
          </w:p>
        </w:tc>
        <w:tc>
          <w:tcPr>
            <w:tcW w:w="5889" w:type="dxa"/>
            <w:tcBorders>
              <w:top w:val="single" w:color="auto" w:sz="4" w:space="0"/>
              <w:left w:val="nil"/>
              <w:bottom w:val="single" w:color="auto" w:sz="4" w:space="0"/>
              <w:right w:val="nil"/>
            </w:tcBorders>
            <w:shd w:val="clear" w:color="auto" w:fill="FFFFFF"/>
            <w:vAlign w:val="bottom"/>
          </w:tcPr>
          <w:p w14:paraId="6736BE9F">
            <w:pPr>
              <w:spacing w:before="312" w:beforeLines="100" w:line="300" w:lineRule="exact"/>
              <w:jc w:val="center"/>
              <w:rPr>
                <w:rFonts w:ascii="宋体" w:hAnsi="宋体" w:cs="宋体"/>
                <w:bCs/>
                <w:color w:val="000000"/>
                <w:szCs w:val="28"/>
              </w:rPr>
            </w:pPr>
            <w:r>
              <w:rPr>
                <w:rFonts w:hint="eastAsia" w:ascii="宋体" w:hAnsi="宋体" w:cs="宋体"/>
                <w:bCs/>
                <w:color w:val="000000"/>
                <w:szCs w:val="28"/>
              </w:rPr>
              <w:t>徐德昌</w:t>
            </w:r>
          </w:p>
        </w:tc>
      </w:tr>
      <w:tr w14:paraId="23E43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057" w:type="dxa"/>
            <w:tcBorders>
              <w:top w:val="nil"/>
              <w:left w:val="nil"/>
              <w:bottom w:val="nil"/>
              <w:right w:val="nil"/>
            </w:tcBorders>
            <w:shd w:val="clear" w:color="auto" w:fill="FFFFFF"/>
            <w:vAlign w:val="bottom"/>
          </w:tcPr>
          <w:p w14:paraId="14F1852B">
            <w:pPr>
              <w:tabs>
                <w:tab w:val="left" w:leader="underscore" w:pos="7980"/>
              </w:tabs>
              <w:spacing w:before="312" w:beforeLines="100" w:line="300" w:lineRule="exact"/>
              <w:rPr>
                <w:rFonts w:ascii="宋体" w:hAnsi="宋体" w:cs="宋体"/>
                <w:b/>
                <w:bCs/>
              </w:rPr>
            </w:pPr>
            <w:r>
              <w:rPr>
                <w:rFonts w:hint="eastAsia" w:ascii="Times New Roman" w:hAnsi="Times New Roman" w:eastAsia="宋体"/>
                <w:color w:val="000000"/>
                <w:spacing w:val="53"/>
                <w:kern w:val="0"/>
                <w:sz w:val="32"/>
                <w:szCs w:val="32"/>
                <w:fitText w:val="1600" w:id="50291704"/>
              </w:rPr>
              <w:t>所在院</w:t>
            </w:r>
            <w:r>
              <w:rPr>
                <w:rFonts w:hint="eastAsia" w:ascii="Times New Roman" w:hAnsi="Times New Roman" w:eastAsia="宋体"/>
                <w:color w:val="000000"/>
                <w:spacing w:val="1"/>
                <w:kern w:val="0"/>
                <w:sz w:val="32"/>
                <w:szCs w:val="32"/>
                <w:fitText w:val="1600" w:id="50291704"/>
              </w:rPr>
              <w:t>系</w:t>
            </w:r>
          </w:p>
        </w:tc>
        <w:tc>
          <w:tcPr>
            <w:tcW w:w="5889" w:type="dxa"/>
            <w:tcBorders>
              <w:top w:val="single" w:color="auto" w:sz="4" w:space="0"/>
              <w:left w:val="nil"/>
              <w:bottom w:val="single" w:color="auto" w:sz="4" w:space="0"/>
              <w:right w:val="nil"/>
            </w:tcBorders>
            <w:shd w:val="clear" w:color="auto" w:fill="FFFFFF"/>
            <w:vAlign w:val="bottom"/>
          </w:tcPr>
          <w:p w14:paraId="5136C354">
            <w:pPr>
              <w:spacing w:before="312" w:beforeLines="100" w:line="300" w:lineRule="exact"/>
              <w:jc w:val="center"/>
              <w:rPr>
                <w:rFonts w:ascii="宋体" w:hAnsi="宋体" w:cs="宋体"/>
                <w:bCs/>
                <w:color w:val="000000"/>
                <w:szCs w:val="28"/>
              </w:rPr>
            </w:pPr>
            <w:r>
              <w:rPr>
                <w:rFonts w:hint="eastAsia" w:ascii="宋体" w:hAnsi="宋体" w:cs="宋体"/>
                <w:bCs/>
                <w:color w:val="000000"/>
                <w:szCs w:val="28"/>
              </w:rPr>
              <w:t>智能工程学院智能科学系</w:t>
            </w:r>
          </w:p>
        </w:tc>
      </w:tr>
    </w:tbl>
    <w:p w14:paraId="1D6412A1">
      <w:pPr>
        <w:spacing w:before="156" w:beforeLines="50" w:after="156" w:afterLines="50" w:line="480" w:lineRule="auto"/>
        <w:ind w:firstLine="320"/>
        <w:rPr>
          <w:rFonts w:ascii="Times New Roman" w:hAnsi="Times New Roman" w:eastAsia="宋体"/>
          <w:color w:val="000000"/>
          <w:sz w:val="32"/>
          <w:szCs w:val="32"/>
          <w:u w:val="single"/>
        </w:rPr>
      </w:pPr>
    </w:p>
    <w:p w14:paraId="695006E0">
      <w:pPr>
        <w:spacing w:before="156" w:beforeLines="50" w:after="156" w:afterLines="50" w:line="480" w:lineRule="auto"/>
        <w:ind w:firstLine="320"/>
        <w:rPr>
          <w:rFonts w:ascii="Times New Roman" w:hAnsi="Times New Roman" w:eastAsia="宋体"/>
          <w:color w:val="000000"/>
          <w:sz w:val="32"/>
          <w:szCs w:val="32"/>
          <w:u w:val="single"/>
        </w:rPr>
      </w:pPr>
    </w:p>
    <w:p w14:paraId="07E3917D">
      <w:pPr>
        <w:rPr>
          <w:rFonts w:ascii="Times New Roman" w:hAnsi="Times New Roman" w:eastAsia="宋体"/>
          <w:color w:val="000000"/>
          <w:sz w:val="32"/>
          <w:szCs w:val="32"/>
        </w:rPr>
      </w:pPr>
    </w:p>
    <w:p w14:paraId="61BAF004">
      <w:pPr>
        <w:jc w:val="center"/>
        <w:rPr>
          <w:rFonts w:ascii="Times New Roman" w:hAnsi="Times New Roman" w:eastAsia="宋体"/>
          <w:color w:val="000000"/>
          <w:sz w:val="32"/>
        </w:rPr>
        <w:sectPr>
          <w:headerReference r:id="rId5" w:type="first"/>
          <w:footerReference r:id="rId8" w:type="first"/>
          <w:headerReference r:id="rId3" w:type="default"/>
          <w:footerReference r:id="rId6" w:type="default"/>
          <w:headerReference r:id="rId4" w:type="even"/>
          <w:footerReference r:id="rId7" w:type="even"/>
          <w:pgSz w:w="11907" w:h="16840"/>
          <w:pgMar w:top="1440" w:right="1797" w:bottom="1440" w:left="1797" w:header="851" w:footer="992" w:gutter="0"/>
          <w:pgNumType w:start="0"/>
          <w:cols w:space="720" w:num="1"/>
          <w:titlePg/>
          <w:docGrid w:type="lines" w:linePitch="312" w:charSpace="0"/>
        </w:sectPr>
      </w:pPr>
    </w:p>
    <w:p w14:paraId="437E5C3E">
      <w:pPr>
        <w:tabs>
          <w:tab w:val="left" w:pos="8460"/>
        </w:tabs>
        <w:spacing w:before="156" w:beforeLines="50" w:after="312" w:afterLines="100"/>
        <w:ind w:right="34" w:rightChars="12"/>
        <w:jc w:val="center"/>
        <w:rPr>
          <w:rFonts w:ascii="Times New Roman" w:hAnsi="Times New Roman" w:eastAsia="华文中宋"/>
          <w:b/>
          <w:bCs/>
          <w:spacing w:val="8"/>
          <w:kern w:val="0"/>
          <w:sz w:val="32"/>
          <w:szCs w:val="32"/>
        </w:rPr>
      </w:pPr>
      <w:r>
        <w:rPr>
          <w:rFonts w:hint="eastAsia" w:ascii="Times New Roman" w:hAnsi="Times New Roman" w:eastAsia="华文中宋"/>
          <w:b/>
          <w:bCs/>
          <w:spacing w:val="8"/>
          <w:kern w:val="0"/>
          <w:sz w:val="32"/>
          <w:szCs w:val="32"/>
        </w:rPr>
        <w:t>填　表　说　明</w:t>
      </w:r>
    </w:p>
    <w:p w14:paraId="612A280F">
      <w:pPr>
        <w:tabs>
          <w:tab w:val="left" w:pos="8460"/>
        </w:tabs>
        <w:ind w:right="34" w:rightChars="12"/>
        <w:jc w:val="center"/>
        <w:rPr>
          <w:rFonts w:ascii="Times New Roman" w:hAnsi="Times New Roman"/>
          <w:sz w:val="21"/>
          <w:szCs w:val="20"/>
        </w:rPr>
      </w:pPr>
    </w:p>
    <w:p w14:paraId="1D3BCC6E">
      <w:pPr>
        <w:tabs>
          <w:tab w:val="left" w:pos="8460"/>
        </w:tabs>
        <w:snapToGrid w:val="0"/>
        <w:spacing w:before="156" w:beforeLines="50" w:after="156" w:afterLines="50" w:line="480" w:lineRule="auto"/>
        <w:ind w:firstLine="560" w:firstLineChars="200"/>
        <w:rPr>
          <w:rFonts w:ascii="Times New Roman" w:hAnsi="Times New Roman" w:eastAsia="宋体"/>
          <w:szCs w:val="28"/>
        </w:rPr>
      </w:pPr>
      <w:r>
        <w:rPr>
          <w:rFonts w:hint="eastAsia" w:ascii="Times New Roman" w:hAnsi="Times New Roman" w:eastAsia="宋体"/>
          <w:szCs w:val="28"/>
        </w:rPr>
        <w:t>1</w:t>
      </w:r>
      <w:r>
        <w:rPr>
          <w:rFonts w:hint="eastAsia" w:ascii="宋体" w:hAnsi="宋体" w:eastAsia="宋体" w:cs="宋体"/>
          <w:szCs w:val="28"/>
        </w:rPr>
        <w:t>.</w:t>
      </w:r>
      <w:r>
        <w:rPr>
          <w:rFonts w:hint="eastAsia" w:ascii="Times New Roman" w:hAnsi="Times New Roman" w:eastAsia="宋体"/>
          <w:szCs w:val="28"/>
        </w:rPr>
        <w:t>本项目实行无纸化申请，请于4月30日前，将电子版申请书及汇总表发送至邮箱7520041108@shsmu.edu.cn。</w:t>
      </w:r>
    </w:p>
    <w:p w14:paraId="34A1CF94">
      <w:pPr>
        <w:tabs>
          <w:tab w:val="left" w:pos="8460"/>
        </w:tabs>
        <w:snapToGrid w:val="0"/>
        <w:spacing w:before="156" w:beforeLines="50" w:after="156" w:afterLines="50" w:line="480" w:lineRule="auto"/>
        <w:ind w:firstLine="560" w:firstLineChars="200"/>
        <w:rPr>
          <w:rFonts w:ascii="Times New Roman" w:hAnsi="Times New Roman" w:eastAsia="宋体"/>
          <w:szCs w:val="28"/>
        </w:rPr>
      </w:pPr>
      <w:r>
        <w:rPr>
          <w:rFonts w:hint="eastAsia" w:ascii="Times New Roman" w:hAnsi="Times New Roman" w:eastAsia="宋体"/>
          <w:szCs w:val="28"/>
        </w:rPr>
        <w:t>2</w:t>
      </w:r>
      <w:r>
        <w:rPr>
          <w:rFonts w:hint="eastAsia" w:ascii="宋体" w:hAnsi="宋体" w:eastAsia="宋体" w:cs="宋体"/>
          <w:szCs w:val="28"/>
        </w:rPr>
        <w:t>.</w:t>
      </w:r>
      <w:r>
        <w:rPr>
          <w:rFonts w:hint="eastAsia" w:ascii="Times New Roman" w:hAnsi="Times New Roman" w:eastAsia="宋体"/>
          <w:szCs w:val="28"/>
        </w:rPr>
        <w:t>申请人应根据指南的要求，逐项认真编写，表达要明确严谨，字迹要清楚易辨。外来语同时用原文和中文表达。</w:t>
      </w:r>
    </w:p>
    <w:p w14:paraId="2466E5AA">
      <w:pPr>
        <w:tabs>
          <w:tab w:val="left" w:pos="8460"/>
        </w:tabs>
        <w:snapToGrid w:val="0"/>
        <w:spacing w:before="156" w:beforeLines="50" w:after="156" w:afterLines="50" w:line="480" w:lineRule="auto"/>
        <w:ind w:firstLine="560" w:firstLineChars="200"/>
        <w:rPr>
          <w:rFonts w:ascii="Times New Roman" w:hAnsi="Times New Roman" w:eastAsia="宋体"/>
          <w:szCs w:val="28"/>
        </w:rPr>
      </w:pPr>
      <w:r>
        <w:rPr>
          <w:rFonts w:hint="eastAsia" w:ascii="Times New Roman" w:hAnsi="Times New Roman" w:eastAsia="宋体"/>
          <w:szCs w:val="28"/>
        </w:rPr>
        <w:t>3</w:t>
      </w:r>
      <w:r>
        <w:rPr>
          <w:rFonts w:hint="eastAsia" w:ascii="宋体" w:hAnsi="宋体" w:eastAsia="宋体" w:cs="宋体"/>
          <w:szCs w:val="28"/>
        </w:rPr>
        <w:t>.</w:t>
      </w:r>
      <w:r>
        <w:rPr>
          <w:rFonts w:hint="eastAsia" w:ascii="Times New Roman" w:hAnsi="Times New Roman" w:eastAsia="宋体"/>
          <w:szCs w:val="28"/>
        </w:rPr>
        <w:t>封面均用中文填写，其中“项目名称”一般不超过3</w:t>
      </w:r>
      <w:r>
        <w:rPr>
          <w:rFonts w:ascii="Times New Roman" w:hAnsi="Times New Roman" w:eastAsia="宋体"/>
          <w:szCs w:val="28"/>
        </w:rPr>
        <w:t>0</w:t>
      </w:r>
      <w:r>
        <w:rPr>
          <w:rFonts w:hint="eastAsia" w:ascii="Times New Roman" w:hAnsi="Times New Roman" w:eastAsia="宋体"/>
          <w:szCs w:val="28"/>
        </w:rPr>
        <w:t>个汉字。</w:t>
      </w:r>
    </w:p>
    <w:p w14:paraId="2FA47632">
      <w:pPr>
        <w:tabs>
          <w:tab w:val="left" w:pos="8460"/>
        </w:tabs>
        <w:spacing w:before="156" w:beforeLines="50" w:after="156" w:afterLines="50" w:line="480" w:lineRule="auto"/>
        <w:ind w:firstLine="560" w:firstLineChars="200"/>
        <w:rPr>
          <w:rFonts w:ascii="Times New Roman" w:hAnsi="Times New Roman" w:eastAsia="宋体"/>
          <w:szCs w:val="28"/>
        </w:rPr>
      </w:pPr>
      <w:r>
        <w:rPr>
          <w:rFonts w:hint="eastAsia" w:ascii="Times New Roman" w:hAnsi="Times New Roman" w:eastAsia="宋体"/>
          <w:szCs w:val="28"/>
        </w:rPr>
        <w:t>4</w:t>
      </w:r>
      <w:r>
        <w:rPr>
          <w:rFonts w:hint="eastAsia" w:ascii="宋体" w:hAnsi="宋体" w:eastAsia="宋体" w:cs="宋体"/>
          <w:szCs w:val="28"/>
        </w:rPr>
        <w:t>.</w:t>
      </w:r>
      <w:r>
        <w:rPr>
          <w:rFonts w:hint="eastAsia" w:ascii="Times New Roman" w:hAnsi="Times New Roman" w:eastAsia="宋体"/>
          <w:szCs w:val="28"/>
        </w:rPr>
        <w:t>请不要缺项漏项，如无请写“无”。</w:t>
      </w:r>
    </w:p>
    <w:p w14:paraId="1F455E99">
      <w:pPr>
        <w:jc w:val="center"/>
        <w:rPr>
          <w:rFonts w:ascii="Times New Roman" w:hAnsi="Times New Roman" w:eastAsia="宋体"/>
          <w:b/>
          <w:bCs/>
          <w:color w:val="000000"/>
          <w:sz w:val="32"/>
        </w:rPr>
      </w:pPr>
    </w:p>
    <w:p w14:paraId="7156971F">
      <w:pPr>
        <w:jc w:val="center"/>
        <w:rPr>
          <w:rFonts w:ascii="宋体" w:hAnsi="宋体" w:eastAsia="宋体" w:cs="宋体"/>
          <w:b/>
          <w:bCs/>
          <w:color w:val="000000"/>
          <w:sz w:val="32"/>
        </w:rPr>
      </w:pPr>
      <w:r>
        <w:rPr>
          <w:rFonts w:ascii="Times New Roman" w:hAnsi="Times New Roman" w:eastAsia="宋体"/>
          <w:b/>
          <w:bCs/>
          <w:color w:val="000000"/>
          <w:sz w:val="32"/>
        </w:rPr>
        <w:br w:type="page"/>
      </w:r>
      <w:r>
        <w:rPr>
          <w:rFonts w:hint="eastAsia" w:ascii="宋体" w:hAnsi="宋体" w:eastAsia="宋体" w:cs="宋体"/>
          <w:b/>
          <w:bCs/>
          <w:color w:val="000000"/>
          <w:sz w:val="32"/>
        </w:rPr>
        <w:t>简    表</w:t>
      </w:r>
    </w:p>
    <w:p w14:paraId="60F0C9AA">
      <w:pPr>
        <w:jc w:val="center"/>
        <w:rPr>
          <w:rFonts w:ascii="Times New Roman" w:hAnsi="Times New Roman" w:eastAsia="宋体"/>
          <w:b/>
          <w:bCs/>
          <w:color w:val="000000"/>
          <w:sz w:val="15"/>
        </w:rPr>
      </w:pPr>
    </w:p>
    <w:tbl>
      <w:tblPr>
        <w:tblStyle w:val="5"/>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7"/>
        <w:gridCol w:w="1251"/>
        <w:gridCol w:w="1419"/>
        <w:gridCol w:w="958"/>
        <w:gridCol w:w="1142"/>
        <w:gridCol w:w="1177"/>
        <w:gridCol w:w="2156"/>
      </w:tblGrid>
      <w:tr w14:paraId="786FD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97" w:type="dxa"/>
            <w:vMerge w:val="restart"/>
            <w:tcMar>
              <w:left w:w="108" w:type="dxa"/>
              <w:right w:w="108" w:type="dxa"/>
            </w:tcMar>
            <w:vAlign w:val="center"/>
          </w:tcPr>
          <w:p w14:paraId="1AFAE27F">
            <w:pPr>
              <w:jc w:val="center"/>
              <w:rPr>
                <w:rFonts w:ascii="Times New Roman" w:hAnsi="Times New Roman" w:eastAsia="宋体"/>
                <w:color w:val="000000"/>
                <w:sz w:val="24"/>
              </w:rPr>
            </w:pPr>
            <w:r>
              <w:rPr>
                <w:rFonts w:hint="eastAsia" w:ascii="Times New Roman" w:hAnsi="Times New Roman" w:eastAsia="宋体"/>
                <w:color w:val="000000"/>
                <w:sz w:val="24"/>
              </w:rPr>
              <w:t>瑞金负责人</w:t>
            </w:r>
          </w:p>
        </w:tc>
        <w:tc>
          <w:tcPr>
            <w:tcW w:w="1251" w:type="dxa"/>
            <w:tcMar>
              <w:left w:w="108" w:type="dxa"/>
              <w:right w:w="108" w:type="dxa"/>
            </w:tcMar>
            <w:vAlign w:val="center"/>
          </w:tcPr>
          <w:p w14:paraId="7C4AD9C6">
            <w:pPr>
              <w:jc w:val="center"/>
              <w:rPr>
                <w:rFonts w:ascii="Times New Roman" w:hAnsi="Times New Roman" w:eastAsia="宋体"/>
                <w:color w:val="000000"/>
                <w:sz w:val="24"/>
              </w:rPr>
            </w:pPr>
            <w:r>
              <w:rPr>
                <w:rFonts w:hint="eastAsia" w:ascii="Times New Roman" w:hAnsi="Times New Roman" w:eastAsia="宋体"/>
                <w:color w:val="000000"/>
                <w:sz w:val="24"/>
              </w:rPr>
              <w:t>姓名</w:t>
            </w:r>
          </w:p>
        </w:tc>
        <w:tc>
          <w:tcPr>
            <w:tcW w:w="1419" w:type="dxa"/>
            <w:tcMar>
              <w:left w:w="108" w:type="dxa"/>
              <w:right w:w="108" w:type="dxa"/>
            </w:tcMar>
            <w:vAlign w:val="center"/>
          </w:tcPr>
          <w:p w14:paraId="0FA11821">
            <w:pPr>
              <w:jc w:val="center"/>
            </w:pPr>
            <w:r>
              <w:rPr>
                <w:rFonts w:hint="eastAsia" w:ascii="Times New Roman" w:hAnsi="Times New Roman" w:eastAsia="宋体"/>
                <w:color w:val="000000"/>
                <w:sz w:val="24"/>
              </w:rPr>
              <w:t>谢梦燕</w:t>
            </w:r>
          </w:p>
        </w:tc>
        <w:tc>
          <w:tcPr>
            <w:tcW w:w="958" w:type="dxa"/>
            <w:tcMar>
              <w:left w:w="108" w:type="dxa"/>
              <w:right w:w="108" w:type="dxa"/>
            </w:tcMar>
            <w:vAlign w:val="center"/>
          </w:tcPr>
          <w:p w14:paraId="6DFC3160">
            <w:pPr>
              <w:jc w:val="center"/>
              <w:rPr>
                <w:rFonts w:ascii="Times New Roman" w:hAnsi="Times New Roman" w:eastAsia="宋体"/>
                <w:color w:val="000000"/>
                <w:sz w:val="24"/>
              </w:rPr>
            </w:pPr>
            <w:r>
              <w:rPr>
                <w:rFonts w:hint="eastAsia" w:ascii="Times New Roman" w:hAnsi="Times New Roman" w:eastAsia="宋体"/>
                <w:color w:val="000000"/>
                <w:sz w:val="24"/>
              </w:rPr>
              <w:t>性别</w:t>
            </w:r>
          </w:p>
        </w:tc>
        <w:tc>
          <w:tcPr>
            <w:tcW w:w="1142" w:type="dxa"/>
            <w:tcMar>
              <w:left w:w="108" w:type="dxa"/>
              <w:right w:w="108" w:type="dxa"/>
            </w:tcMar>
            <w:vAlign w:val="center"/>
          </w:tcPr>
          <w:p w14:paraId="047AB884">
            <w:pPr>
              <w:jc w:val="center"/>
            </w:pPr>
            <w:r>
              <w:rPr>
                <w:rFonts w:hint="eastAsia" w:ascii="Times New Roman" w:hAnsi="Times New Roman" w:eastAsia="宋体"/>
                <w:color w:val="000000"/>
                <w:sz w:val="24"/>
              </w:rPr>
              <w:t>女</w:t>
            </w:r>
          </w:p>
        </w:tc>
        <w:tc>
          <w:tcPr>
            <w:tcW w:w="1177" w:type="dxa"/>
            <w:tcMar>
              <w:left w:w="108" w:type="dxa"/>
              <w:right w:w="108" w:type="dxa"/>
            </w:tcMar>
            <w:vAlign w:val="center"/>
          </w:tcPr>
          <w:p w14:paraId="5B798998">
            <w:pPr>
              <w:jc w:val="center"/>
              <w:rPr>
                <w:rFonts w:ascii="Times New Roman" w:hAnsi="Times New Roman" w:eastAsia="宋体"/>
                <w:color w:val="000000"/>
                <w:sz w:val="24"/>
              </w:rPr>
            </w:pPr>
            <w:r>
              <w:rPr>
                <w:rFonts w:hint="eastAsia" w:ascii="Times New Roman" w:hAnsi="Times New Roman" w:eastAsia="宋体"/>
                <w:color w:val="000000"/>
                <w:sz w:val="24"/>
              </w:rPr>
              <w:t>出生年月</w:t>
            </w:r>
          </w:p>
        </w:tc>
        <w:tc>
          <w:tcPr>
            <w:tcW w:w="2156" w:type="dxa"/>
            <w:tcMar>
              <w:left w:w="108" w:type="dxa"/>
              <w:right w:w="108" w:type="dxa"/>
            </w:tcMar>
            <w:vAlign w:val="center"/>
          </w:tcPr>
          <w:p w14:paraId="5318C8BB">
            <w:r>
              <w:rPr>
                <w:rFonts w:hint="eastAsia" w:ascii="Times New Roman" w:hAnsi="Times New Roman" w:eastAsia="宋体" w:cs="Times New Roman"/>
                <w:color w:val="000000"/>
                <w:sz w:val="24"/>
              </w:rPr>
              <w:t>1993.11</w:t>
            </w:r>
          </w:p>
        </w:tc>
      </w:tr>
      <w:tr w14:paraId="6E5ED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97" w:type="dxa"/>
            <w:vMerge w:val="continue"/>
            <w:tcMar>
              <w:left w:w="108" w:type="dxa"/>
              <w:right w:w="108" w:type="dxa"/>
            </w:tcMar>
            <w:vAlign w:val="center"/>
          </w:tcPr>
          <w:p w14:paraId="11DE158A"/>
        </w:tc>
        <w:tc>
          <w:tcPr>
            <w:tcW w:w="1251" w:type="dxa"/>
            <w:tcMar>
              <w:left w:w="108" w:type="dxa"/>
              <w:right w:w="108" w:type="dxa"/>
            </w:tcMar>
            <w:vAlign w:val="center"/>
          </w:tcPr>
          <w:p w14:paraId="338EB6EB">
            <w:pPr>
              <w:jc w:val="center"/>
              <w:rPr>
                <w:rFonts w:ascii="Times New Roman" w:hAnsi="Times New Roman" w:eastAsia="宋体"/>
                <w:color w:val="000000"/>
                <w:sz w:val="24"/>
              </w:rPr>
            </w:pPr>
            <w:r>
              <w:rPr>
                <w:rFonts w:hint="eastAsia" w:ascii="Times New Roman" w:hAnsi="Times New Roman" w:eastAsia="宋体"/>
                <w:color w:val="000000"/>
                <w:sz w:val="24"/>
              </w:rPr>
              <w:t>职称</w:t>
            </w:r>
          </w:p>
        </w:tc>
        <w:tc>
          <w:tcPr>
            <w:tcW w:w="1419" w:type="dxa"/>
            <w:tcMar>
              <w:left w:w="108" w:type="dxa"/>
              <w:right w:w="108" w:type="dxa"/>
            </w:tcMar>
            <w:vAlign w:val="center"/>
          </w:tcPr>
          <w:p w14:paraId="56D05DF5">
            <w:pPr>
              <w:jc w:val="center"/>
            </w:pPr>
            <w:r>
              <w:rPr>
                <w:rFonts w:hint="eastAsia" w:ascii="Times New Roman" w:hAnsi="Times New Roman" w:eastAsia="宋体"/>
                <w:color w:val="000000"/>
                <w:sz w:val="24"/>
              </w:rPr>
              <w:t>初级</w:t>
            </w:r>
          </w:p>
        </w:tc>
        <w:tc>
          <w:tcPr>
            <w:tcW w:w="958" w:type="dxa"/>
            <w:tcMar>
              <w:left w:w="108" w:type="dxa"/>
              <w:right w:w="108" w:type="dxa"/>
            </w:tcMar>
            <w:vAlign w:val="center"/>
          </w:tcPr>
          <w:p w14:paraId="5843E0FB">
            <w:pPr>
              <w:jc w:val="center"/>
              <w:rPr>
                <w:rFonts w:ascii="Times New Roman" w:hAnsi="Times New Roman" w:eastAsia="宋体"/>
                <w:color w:val="000000"/>
                <w:sz w:val="24"/>
              </w:rPr>
            </w:pPr>
            <w:r>
              <w:rPr>
                <w:rFonts w:hint="eastAsia" w:ascii="Times New Roman" w:hAnsi="Times New Roman" w:eastAsia="宋体"/>
                <w:color w:val="000000"/>
                <w:sz w:val="24"/>
              </w:rPr>
              <w:t>学位</w:t>
            </w:r>
          </w:p>
        </w:tc>
        <w:tc>
          <w:tcPr>
            <w:tcW w:w="1142" w:type="dxa"/>
            <w:tcMar>
              <w:left w:w="108" w:type="dxa"/>
              <w:right w:w="108" w:type="dxa"/>
            </w:tcMar>
            <w:vAlign w:val="center"/>
          </w:tcPr>
          <w:p w14:paraId="2D97A997">
            <w:pPr>
              <w:jc w:val="center"/>
            </w:pPr>
            <w:r>
              <w:rPr>
                <w:rFonts w:hint="eastAsia" w:ascii="Times New Roman" w:hAnsi="Times New Roman" w:eastAsia="宋体"/>
                <w:color w:val="000000"/>
                <w:sz w:val="24"/>
              </w:rPr>
              <w:t>博士</w:t>
            </w:r>
          </w:p>
        </w:tc>
        <w:tc>
          <w:tcPr>
            <w:tcW w:w="1177" w:type="dxa"/>
            <w:tcMar>
              <w:left w:w="108" w:type="dxa"/>
              <w:right w:w="108" w:type="dxa"/>
            </w:tcMar>
            <w:vAlign w:val="center"/>
          </w:tcPr>
          <w:p w14:paraId="196473D0">
            <w:pPr>
              <w:jc w:val="center"/>
              <w:rPr>
                <w:rFonts w:ascii="Times New Roman" w:hAnsi="Times New Roman" w:eastAsia="宋体"/>
                <w:color w:val="000000"/>
                <w:sz w:val="24"/>
              </w:rPr>
            </w:pPr>
            <w:r>
              <w:rPr>
                <w:rFonts w:hint="eastAsia" w:ascii="Times New Roman" w:hAnsi="Times New Roman" w:eastAsia="宋体"/>
                <w:color w:val="000000"/>
                <w:sz w:val="24"/>
              </w:rPr>
              <w:t>所在科室</w:t>
            </w:r>
          </w:p>
        </w:tc>
        <w:tc>
          <w:tcPr>
            <w:tcW w:w="2156" w:type="dxa"/>
            <w:tcMar>
              <w:left w:w="108" w:type="dxa"/>
              <w:right w:w="108" w:type="dxa"/>
            </w:tcMar>
            <w:vAlign w:val="center"/>
          </w:tcPr>
          <w:p w14:paraId="2534B40F">
            <w:r>
              <w:rPr>
                <w:rFonts w:hint="eastAsia" w:ascii="Times New Roman" w:hAnsi="Times New Roman" w:eastAsia="宋体"/>
                <w:color w:val="000000"/>
                <w:sz w:val="24"/>
              </w:rPr>
              <w:t>肿瘤科</w:t>
            </w:r>
          </w:p>
        </w:tc>
      </w:tr>
      <w:tr w14:paraId="26BBA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97" w:type="dxa"/>
            <w:vMerge w:val="continue"/>
            <w:tcMar>
              <w:left w:w="108" w:type="dxa"/>
              <w:right w:w="108" w:type="dxa"/>
            </w:tcMar>
            <w:vAlign w:val="center"/>
          </w:tcPr>
          <w:p w14:paraId="71209B0E"/>
        </w:tc>
        <w:tc>
          <w:tcPr>
            <w:tcW w:w="1251" w:type="dxa"/>
            <w:tcMar>
              <w:left w:w="108" w:type="dxa"/>
              <w:right w:w="108" w:type="dxa"/>
            </w:tcMar>
            <w:vAlign w:val="center"/>
          </w:tcPr>
          <w:p w14:paraId="5E4DEAF3">
            <w:pPr>
              <w:jc w:val="center"/>
              <w:rPr>
                <w:rFonts w:ascii="Times New Roman" w:hAnsi="Times New Roman" w:eastAsia="宋体"/>
                <w:color w:val="000000"/>
                <w:sz w:val="24"/>
              </w:rPr>
            </w:pPr>
            <w:r>
              <w:rPr>
                <w:rFonts w:hint="eastAsia" w:ascii="Times New Roman" w:hAnsi="Times New Roman" w:eastAsia="宋体"/>
                <w:color w:val="000000"/>
                <w:sz w:val="24"/>
              </w:rPr>
              <w:t>研究方向</w:t>
            </w:r>
          </w:p>
        </w:tc>
        <w:tc>
          <w:tcPr>
            <w:tcW w:w="6852" w:type="dxa"/>
            <w:gridSpan w:val="5"/>
            <w:tcMar>
              <w:left w:w="108" w:type="dxa"/>
              <w:right w:w="108" w:type="dxa"/>
            </w:tcMar>
            <w:vAlign w:val="center"/>
          </w:tcPr>
          <w:p w14:paraId="4A8894D1">
            <w:r>
              <w:rPr>
                <w:rFonts w:hint="eastAsia" w:ascii="Times New Roman" w:hAnsi="Times New Roman" w:eastAsia="宋体"/>
                <w:color w:val="000000"/>
                <w:sz w:val="24"/>
              </w:rPr>
              <w:t>胃癌</w:t>
            </w:r>
            <w:r>
              <w:rPr>
                <w:rFonts w:hint="eastAsia" w:ascii="Times New Roman" w:hAnsi="Times New Roman" w:eastAsia="宋体"/>
                <w:color w:val="000000"/>
                <w:sz w:val="24"/>
                <w:lang w:eastAsia="zh-CN"/>
              </w:rPr>
              <w:t>、</w:t>
            </w:r>
            <w:r>
              <w:rPr>
                <w:rFonts w:hint="eastAsia" w:ascii="Times New Roman" w:hAnsi="Times New Roman" w:eastAsia="宋体"/>
                <w:color w:val="000000"/>
                <w:sz w:val="24"/>
                <w:lang w:val="en-US" w:eastAsia="zh-CN"/>
              </w:rPr>
              <w:t>肺癌</w:t>
            </w:r>
            <w:r>
              <w:rPr>
                <w:rFonts w:hint="eastAsia" w:ascii="Times New Roman" w:hAnsi="Times New Roman" w:eastAsia="宋体"/>
                <w:color w:val="000000"/>
                <w:sz w:val="24"/>
              </w:rPr>
              <w:t>增殖转移</w:t>
            </w:r>
            <w:r>
              <w:rPr>
                <w:rFonts w:hint="eastAsia" w:ascii="Times New Roman" w:hAnsi="Times New Roman" w:eastAsia="宋体"/>
                <w:color w:val="000000"/>
                <w:sz w:val="24"/>
                <w:lang w:val="en-US" w:eastAsia="zh-CN"/>
              </w:rPr>
              <w:t>耐药</w:t>
            </w:r>
            <w:r>
              <w:rPr>
                <w:rFonts w:hint="eastAsia" w:ascii="Times New Roman" w:hAnsi="Times New Roman" w:eastAsia="宋体"/>
                <w:color w:val="000000"/>
                <w:sz w:val="24"/>
              </w:rPr>
              <w:t>的分子机制研究</w:t>
            </w:r>
          </w:p>
        </w:tc>
      </w:tr>
      <w:tr w14:paraId="5DB14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97" w:type="dxa"/>
            <w:vMerge w:val="restart"/>
            <w:tcMar>
              <w:left w:w="108" w:type="dxa"/>
              <w:right w:w="108" w:type="dxa"/>
            </w:tcMar>
            <w:vAlign w:val="center"/>
          </w:tcPr>
          <w:p w14:paraId="68BA525A">
            <w:pPr>
              <w:jc w:val="center"/>
              <w:rPr>
                <w:rFonts w:ascii="Times New Roman" w:hAnsi="Times New Roman" w:eastAsia="宋体"/>
                <w:color w:val="000000"/>
                <w:sz w:val="24"/>
              </w:rPr>
            </w:pPr>
            <w:r>
              <w:rPr>
                <w:rFonts w:hint="eastAsia" w:ascii="Times New Roman" w:hAnsi="Times New Roman" w:eastAsia="宋体"/>
                <w:color w:val="000000"/>
                <w:sz w:val="24"/>
              </w:rPr>
              <w:t>西浦负责人</w:t>
            </w:r>
          </w:p>
        </w:tc>
        <w:tc>
          <w:tcPr>
            <w:tcW w:w="1251" w:type="dxa"/>
            <w:tcMar>
              <w:left w:w="108" w:type="dxa"/>
              <w:right w:w="108" w:type="dxa"/>
            </w:tcMar>
            <w:vAlign w:val="center"/>
          </w:tcPr>
          <w:p w14:paraId="0691C596">
            <w:pPr>
              <w:jc w:val="center"/>
              <w:rPr>
                <w:rFonts w:ascii="Times New Roman" w:hAnsi="Times New Roman" w:eastAsia="宋体"/>
                <w:color w:val="000000"/>
                <w:sz w:val="24"/>
              </w:rPr>
            </w:pPr>
            <w:r>
              <w:rPr>
                <w:rFonts w:hint="eastAsia" w:ascii="Times New Roman" w:hAnsi="Times New Roman" w:eastAsia="宋体"/>
                <w:color w:val="000000"/>
                <w:sz w:val="24"/>
              </w:rPr>
              <w:t>姓名</w:t>
            </w:r>
          </w:p>
        </w:tc>
        <w:tc>
          <w:tcPr>
            <w:tcW w:w="1419" w:type="dxa"/>
            <w:tcMar>
              <w:left w:w="108" w:type="dxa"/>
              <w:right w:w="108" w:type="dxa"/>
            </w:tcMar>
            <w:vAlign w:val="center"/>
          </w:tcPr>
          <w:p w14:paraId="1A6FA230">
            <w:pPr>
              <w:jc w:val="center"/>
            </w:pPr>
            <w:r>
              <w:rPr>
                <w:rFonts w:hint="eastAsia" w:ascii="Times New Roman" w:hAnsi="Times New Roman" w:eastAsia="宋体"/>
                <w:color w:val="000000"/>
                <w:sz w:val="24"/>
              </w:rPr>
              <w:t>徐德昌</w:t>
            </w:r>
          </w:p>
        </w:tc>
        <w:tc>
          <w:tcPr>
            <w:tcW w:w="958" w:type="dxa"/>
            <w:tcMar>
              <w:left w:w="108" w:type="dxa"/>
              <w:right w:w="108" w:type="dxa"/>
            </w:tcMar>
            <w:vAlign w:val="center"/>
          </w:tcPr>
          <w:p w14:paraId="5915BD2F">
            <w:pPr>
              <w:jc w:val="center"/>
              <w:rPr>
                <w:rFonts w:ascii="Times New Roman" w:hAnsi="Times New Roman" w:eastAsia="宋体"/>
                <w:color w:val="000000"/>
                <w:sz w:val="24"/>
              </w:rPr>
            </w:pPr>
            <w:r>
              <w:rPr>
                <w:rFonts w:hint="eastAsia" w:ascii="Times New Roman" w:hAnsi="Times New Roman" w:eastAsia="宋体"/>
                <w:color w:val="000000"/>
                <w:sz w:val="24"/>
              </w:rPr>
              <w:t>性别</w:t>
            </w:r>
          </w:p>
        </w:tc>
        <w:tc>
          <w:tcPr>
            <w:tcW w:w="1142" w:type="dxa"/>
            <w:tcMar>
              <w:left w:w="108" w:type="dxa"/>
              <w:right w:w="108" w:type="dxa"/>
            </w:tcMar>
            <w:vAlign w:val="center"/>
          </w:tcPr>
          <w:p w14:paraId="0478E9EA">
            <w:pPr>
              <w:jc w:val="center"/>
            </w:pPr>
            <w:r>
              <w:rPr>
                <w:rFonts w:hint="eastAsia" w:ascii="Times New Roman" w:hAnsi="Times New Roman" w:eastAsia="宋体"/>
                <w:color w:val="000000"/>
                <w:sz w:val="24"/>
              </w:rPr>
              <w:t>男</w:t>
            </w:r>
          </w:p>
        </w:tc>
        <w:tc>
          <w:tcPr>
            <w:tcW w:w="1177" w:type="dxa"/>
            <w:tcMar>
              <w:left w:w="108" w:type="dxa"/>
              <w:right w:w="108" w:type="dxa"/>
            </w:tcMar>
            <w:vAlign w:val="center"/>
          </w:tcPr>
          <w:p w14:paraId="3E4958F1">
            <w:pPr>
              <w:jc w:val="center"/>
              <w:rPr>
                <w:rFonts w:ascii="Times New Roman" w:hAnsi="Times New Roman" w:eastAsia="宋体"/>
                <w:color w:val="000000"/>
                <w:sz w:val="24"/>
              </w:rPr>
            </w:pPr>
            <w:r>
              <w:rPr>
                <w:rFonts w:hint="eastAsia" w:ascii="Times New Roman" w:hAnsi="Times New Roman" w:eastAsia="宋体"/>
                <w:color w:val="000000"/>
                <w:sz w:val="24"/>
              </w:rPr>
              <w:t>出生年月</w:t>
            </w:r>
          </w:p>
        </w:tc>
        <w:tc>
          <w:tcPr>
            <w:tcW w:w="2156" w:type="dxa"/>
            <w:tcMar>
              <w:left w:w="108" w:type="dxa"/>
              <w:right w:w="108" w:type="dxa"/>
            </w:tcMar>
            <w:vAlign w:val="center"/>
          </w:tcPr>
          <w:p w14:paraId="5E2A860A">
            <w:r>
              <w:rPr>
                <w:rFonts w:hint="eastAsia" w:ascii="Times New Roman" w:hAnsi="Times New Roman" w:eastAsia="宋体" w:cs="Times New Roman"/>
                <w:color w:val="000000"/>
                <w:sz w:val="24"/>
              </w:rPr>
              <w:t>1964.1</w:t>
            </w:r>
          </w:p>
        </w:tc>
      </w:tr>
      <w:tr w14:paraId="6F39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97" w:type="dxa"/>
            <w:vMerge w:val="continue"/>
            <w:tcMar>
              <w:left w:w="108" w:type="dxa"/>
              <w:right w:w="108" w:type="dxa"/>
            </w:tcMar>
            <w:vAlign w:val="center"/>
          </w:tcPr>
          <w:p w14:paraId="35D03DEC"/>
        </w:tc>
        <w:tc>
          <w:tcPr>
            <w:tcW w:w="1251" w:type="dxa"/>
            <w:tcMar>
              <w:left w:w="108" w:type="dxa"/>
              <w:right w:w="108" w:type="dxa"/>
            </w:tcMar>
            <w:vAlign w:val="center"/>
          </w:tcPr>
          <w:p w14:paraId="20C3DB4B">
            <w:pPr>
              <w:jc w:val="center"/>
              <w:rPr>
                <w:rFonts w:ascii="Times New Roman" w:hAnsi="Times New Roman" w:eastAsia="宋体"/>
                <w:color w:val="000000"/>
                <w:sz w:val="24"/>
              </w:rPr>
            </w:pPr>
            <w:r>
              <w:rPr>
                <w:rFonts w:hint="eastAsia" w:ascii="Times New Roman" w:hAnsi="Times New Roman" w:eastAsia="宋体"/>
                <w:color w:val="000000"/>
                <w:sz w:val="24"/>
              </w:rPr>
              <w:t>职称</w:t>
            </w:r>
          </w:p>
        </w:tc>
        <w:tc>
          <w:tcPr>
            <w:tcW w:w="1419" w:type="dxa"/>
            <w:tcMar>
              <w:left w:w="108" w:type="dxa"/>
              <w:right w:w="108" w:type="dxa"/>
            </w:tcMar>
            <w:vAlign w:val="center"/>
          </w:tcPr>
          <w:p w14:paraId="522186AE">
            <w:pPr>
              <w:jc w:val="center"/>
            </w:pPr>
            <w:r>
              <w:rPr>
                <w:rFonts w:hint="eastAsia" w:ascii="Times New Roman" w:hAnsi="Times New Roman" w:eastAsia="宋体"/>
                <w:color w:val="000000"/>
                <w:sz w:val="24"/>
              </w:rPr>
              <w:t>高级</w:t>
            </w:r>
          </w:p>
        </w:tc>
        <w:tc>
          <w:tcPr>
            <w:tcW w:w="958" w:type="dxa"/>
            <w:tcMar>
              <w:left w:w="108" w:type="dxa"/>
              <w:right w:w="108" w:type="dxa"/>
            </w:tcMar>
            <w:vAlign w:val="center"/>
          </w:tcPr>
          <w:p w14:paraId="71554FF3">
            <w:pPr>
              <w:jc w:val="center"/>
              <w:rPr>
                <w:rFonts w:ascii="Times New Roman" w:hAnsi="Times New Roman" w:eastAsia="宋体"/>
                <w:color w:val="000000"/>
                <w:sz w:val="24"/>
              </w:rPr>
            </w:pPr>
            <w:r>
              <w:rPr>
                <w:rFonts w:hint="eastAsia" w:ascii="Times New Roman" w:hAnsi="Times New Roman" w:eastAsia="宋体"/>
                <w:color w:val="000000"/>
                <w:sz w:val="24"/>
              </w:rPr>
              <w:t>学位</w:t>
            </w:r>
          </w:p>
        </w:tc>
        <w:tc>
          <w:tcPr>
            <w:tcW w:w="1142" w:type="dxa"/>
            <w:tcMar>
              <w:left w:w="108" w:type="dxa"/>
              <w:right w:w="108" w:type="dxa"/>
            </w:tcMar>
            <w:vAlign w:val="center"/>
          </w:tcPr>
          <w:p w14:paraId="458127BA">
            <w:pPr>
              <w:jc w:val="center"/>
            </w:pPr>
            <w:r>
              <w:rPr>
                <w:rFonts w:hint="eastAsia" w:ascii="Times New Roman" w:hAnsi="Times New Roman" w:eastAsia="宋体"/>
                <w:color w:val="000000"/>
                <w:sz w:val="24"/>
              </w:rPr>
              <w:t>博士</w:t>
            </w:r>
          </w:p>
        </w:tc>
        <w:tc>
          <w:tcPr>
            <w:tcW w:w="1177" w:type="dxa"/>
            <w:tcMar>
              <w:left w:w="108" w:type="dxa"/>
              <w:right w:w="108" w:type="dxa"/>
            </w:tcMar>
            <w:vAlign w:val="center"/>
          </w:tcPr>
          <w:p w14:paraId="7FD9E21E">
            <w:pPr>
              <w:jc w:val="center"/>
              <w:rPr>
                <w:rFonts w:ascii="Times New Roman" w:hAnsi="Times New Roman" w:eastAsia="宋体"/>
                <w:color w:val="000000"/>
                <w:sz w:val="24"/>
              </w:rPr>
            </w:pPr>
            <w:r>
              <w:rPr>
                <w:rFonts w:hint="eastAsia" w:ascii="Times New Roman" w:hAnsi="Times New Roman" w:eastAsia="宋体"/>
                <w:color w:val="000000"/>
                <w:sz w:val="24"/>
              </w:rPr>
              <w:t>所在科室</w:t>
            </w:r>
          </w:p>
        </w:tc>
        <w:tc>
          <w:tcPr>
            <w:tcW w:w="2156" w:type="dxa"/>
            <w:tcMar>
              <w:left w:w="108" w:type="dxa"/>
              <w:right w:w="108" w:type="dxa"/>
            </w:tcMar>
            <w:vAlign w:val="center"/>
          </w:tcPr>
          <w:p w14:paraId="0478F310">
            <w:r>
              <w:rPr>
                <w:rFonts w:hint="eastAsia" w:ascii="Times New Roman" w:hAnsi="Times New Roman" w:eastAsia="宋体"/>
                <w:color w:val="000000"/>
                <w:sz w:val="24"/>
              </w:rPr>
              <w:t>智能科学系</w:t>
            </w:r>
          </w:p>
        </w:tc>
      </w:tr>
      <w:tr w14:paraId="3226A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897" w:type="dxa"/>
            <w:vMerge w:val="continue"/>
            <w:tcMar>
              <w:left w:w="108" w:type="dxa"/>
              <w:right w:w="108" w:type="dxa"/>
            </w:tcMar>
            <w:vAlign w:val="center"/>
          </w:tcPr>
          <w:p w14:paraId="45EBAB70"/>
        </w:tc>
        <w:tc>
          <w:tcPr>
            <w:tcW w:w="1251" w:type="dxa"/>
            <w:tcMar>
              <w:left w:w="108" w:type="dxa"/>
              <w:right w:w="108" w:type="dxa"/>
            </w:tcMar>
            <w:vAlign w:val="center"/>
          </w:tcPr>
          <w:p w14:paraId="1C780C9F">
            <w:pPr>
              <w:jc w:val="center"/>
              <w:rPr>
                <w:rFonts w:ascii="Times New Roman" w:hAnsi="Times New Roman" w:eastAsia="宋体"/>
                <w:color w:val="000000"/>
                <w:sz w:val="24"/>
              </w:rPr>
            </w:pPr>
            <w:r>
              <w:rPr>
                <w:rFonts w:hint="eastAsia" w:ascii="Times New Roman" w:hAnsi="Times New Roman" w:eastAsia="宋体"/>
                <w:color w:val="000000"/>
                <w:sz w:val="24"/>
              </w:rPr>
              <w:t>研究方向</w:t>
            </w:r>
          </w:p>
        </w:tc>
        <w:tc>
          <w:tcPr>
            <w:tcW w:w="6852" w:type="dxa"/>
            <w:gridSpan w:val="5"/>
            <w:tcMar>
              <w:left w:w="108" w:type="dxa"/>
              <w:right w:w="108" w:type="dxa"/>
            </w:tcMar>
            <w:vAlign w:val="center"/>
          </w:tcPr>
          <w:p w14:paraId="2FE93CC3">
            <w:r>
              <w:rPr>
                <w:rFonts w:hint="eastAsia" w:ascii="Times New Roman" w:hAnsi="Times New Roman" w:eastAsia="宋体"/>
                <w:color w:val="000000"/>
                <w:sz w:val="24"/>
              </w:rPr>
              <w:t>机器视觉与计算生物学</w:t>
            </w:r>
          </w:p>
        </w:tc>
      </w:tr>
      <w:tr w14:paraId="6700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148" w:type="dxa"/>
            <w:gridSpan w:val="2"/>
            <w:tcMar>
              <w:left w:w="108" w:type="dxa"/>
              <w:right w:w="108" w:type="dxa"/>
            </w:tcMar>
            <w:vAlign w:val="center"/>
          </w:tcPr>
          <w:p w14:paraId="4C528894">
            <w:pPr>
              <w:jc w:val="center"/>
              <w:rPr>
                <w:rFonts w:ascii="Times New Roman" w:hAnsi="Times New Roman" w:eastAsia="宋体"/>
                <w:color w:val="000000"/>
                <w:sz w:val="24"/>
              </w:rPr>
            </w:pPr>
            <w:r>
              <w:rPr>
                <w:rFonts w:hint="eastAsia" w:ascii="Times New Roman" w:hAnsi="Times New Roman" w:eastAsia="宋体"/>
                <w:color w:val="000000"/>
                <w:sz w:val="24"/>
              </w:rPr>
              <w:t>关键词（3-5个）</w:t>
            </w:r>
          </w:p>
        </w:tc>
        <w:tc>
          <w:tcPr>
            <w:tcW w:w="6852" w:type="dxa"/>
            <w:gridSpan w:val="5"/>
            <w:tcMar>
              <w:left w:w="108" w:type="dxa"/>
              <w:right w:w="108" w:type="dxa"/>
            </w:tcMar>
            <w:vAlign w:val="center"/>
          </w:tcPr>
          <w:p w14:paraId="14F980E8">
            <w:r>
              <w:rPr>
                <w:rFonts w:hint="eastAsia"/>
              </w:rPr>
              <w:t>恶性胸膜间皮瘤、类器官、多模态数据、质量评估、原型系统</w:t>
            </w:r>
          </w:p>
        </w:tc>
      </w:tr>
      <w:tr w14:paraId="3A1C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8" w:hRule="atLeast"/>
        </w:trPr>
        <w:tc>
          <w:tcPr>
            <w:tcW w:w="2148" w:type="dxa"/>
            <w:gridSpan w:val="2"/>
            <w:tcMar>
              <w:left w:w="108" w:type="dxa"/>
              <w:right w:w="108" w:type="dxa"/>
            </w:tcMar>
            <w:vAlign w:val="center"/>
          </w:tcPr>
          <w:p w14:paraId="774880E7">
            <w:pPr>
              <w:jc w:val="center"/>
              <w:rPr>
                <w:rFonts w:ascii="Times New Roman" w:hAnsi="Times New Roman" w:eastAsia="宋体"/>
                <w:color w:val="000000"/>
                <w:sz w:val="24"/>
              </w:rPr>
            </w:pPr>
            <w:r>
              <w:rPr>
                <w:rFonts w:hint="eastAsia" w:ascii="Times New Roman" w:hAnsi="Times New Roman" w:eastAsia="宋体"/>
                <w:color w:val="000000"/>
                <w:sz w:val="24"/>
              </w:rPr>
              <w:t>项目摘要</w:t>
            </w:r>
          </w:p>
          <w:p w14:paraId="7E8530FA">
            <w:pPr>
              <w:jc w:val="center"/>
              <w:rPr>
                <w:rFonts w:ascii="Times New Roman" w:hAnsi="Times New Roman" w:eastAsia="宋体"/>
                <w:color w:val="000000"/>
                <w:sz w:val="24"/>
              </w:rPr>
            </w:pPr>
            <w:r>
              <w:rPr>
                <w:rFonts w:hint="eastAsia" w:ascii="Times New Roman" w:hAnsi="Times New Roman" w:eastAsia="宋体"/>
                <w:color w:val="000000"/>
                <w:sz w:val="24"/>
              </w:rPr>
              <w:t>（突出合作必要性）</w:t>
            </w:r>
          </w:p>
        </w:tc>
        <w:tc>
          <w:tcPr>
            <w:tcW w:w="6852" w:type="dxa"/>
            <w:gridSpan w:val="5"/>
            <w:tcMar>
              <w:left w:w="108" w:type="dxa"/>
              <w:right w:w="108" w:type="dxa"/>
            </w:tcMar>
          </w:tcPr>
          <w:p w14:paraId="5DF52708">
            <w:pPr>
              <w:spacing w:after="156" w:afterLines="50" w:line="440" w:lineRule="exact"/>
              <w:rPr>
                <w:rFonts w:ascii="Times New Roman" w:hAnsi="Times New Roman" w:eastAsia="宋体"/>
                <w:color w:val="000000"/>
                <w:sz w:val="24"/>
              </w:rPr>
            </w:pPr>
            <w:r>
              <w:rPr>
                <w:rFonts w:hint="eastAsia" w:ascii="Times New Roman" w:hAnsi="Times New Roman" w:eastAsia="宋体"/>
                <w:color w:val="000000"/>
                <w:sz w:val="24"/>
              </w:rPr>
              <w:t>（限400字）</w:t>
            </w:r>
          </w:p>
          <w:p w14:paraId="03D82099">
            <w:pPr>
              <w:spacing w:after="156" w:afterLines="50" w:line="440" w:lineRule="exact"/>
              <w:ind w:firstLine="480" w:firstLineChars="200"/>
              <w:rPr>
                <w:rFonts w:ascii="Times New Roman" w:hAnsi="Times New Roman" w:eastAsia="宋体"/>
                <w:color w:val="000000"/>
                <w:sz w:val="24"/>
              </w:rPr>
            </w:pPr>
            <w:ins w:id="0" w:author="谢梦燕" w:date="2026-06-22T23:08:21Z">
              <w:r>
                <w:rPr>
                  <w:rFonts w:hint="eastAsia" w:ascii="Times New Roman" w:hAnsi="Times New Roman" w:eastAsia="宋体"/>
                  <w:color w:val="000000"/>
                  <w:sz w:val="24"/>
                </w:rPr>
                <w:t>恶性胸膜间皮瘤（MPM）是我国罕见病综合防治体系重点攻关病种之一</w:t>
              </w:r>
            </w:ins>
            <w:ins w:id="1" w:author="谢梦燕" w:date="2026-06-22T23:13:51Z">
              <w:r>
                <w:rPr>
                  <w:rFonts w:hint="eastAsia" w:ascii="Times New Roman" w:hAnsi="Times New Roman" w:eastAsia="宋体"/>
                  <w:color w:val="000000"/>
                  <w:sz w:val="24"/>
                  <w:lang w:eastAsia="zh-CN"/>
                </w:rPr>
                <w:t>。</w:t>
              </w:r>
            </w:ins>
            <w:ins w:id="2" w:author="谢梦燕" w:date="2026-06-22T23:08:52Z">
              <w:r>
                <w:rPr>
                  <w:rFonts w:hint="eastAsia" w:ascii="Times New Roman" w:hAnsi="Times New Roman" w:eastAsia="宋体"/>
                  <w:color w:val="000000"/>
                  <w:sz w:val="24"/>
                  <w:lang w:eastAsia="zh-CN"/>
                </w:rPr>
                <w:t>MPM确诊时多为晚期，现有免疫联合治疗仍有60%患者未获益，临床亟需个体化精准诊疗工具。</w:t>
              </w:r>
            </w:ins>
            <w:ins w:id="3" w:author="谢梦燕" w:date="2026-06-22T23:09:44Z">
              <w:r>
                <w:rPr>
                  <w:rFonts w:hint="eastAsia" w:ascii="Times New Roman" w:hAnsi="Times New Roman" w:eastAsia="宋体"/>
                  <w:color w:val="000000"/>
                  <w:sz w:val="24"/>
                  <w:lang w:eastAsia="zh-CN"/>
                </w:rPr>
                <w:t>然而MPM年发病率仅0.3/10万，类器官技术转化面临样本稀缺、标注一致性低及数据共享受限三大瓶颈</w:t>
              </w:r>
            </w:ins>
            <w:ins w:id="4" w:author="谢梦燕" w:date="2026-06-22T23:10:36Z">
              <w:r>
                <w:rPr>
                  <w:rFonts w:hint="eastAsia" w:ascii="Times New Roman" w:hAnsi="Times New Roman" w:eastAsia="宋体"/>
                  <w:color w:val="000000"/>
                  <w:sz w:val="24"/>
                  <w:lang w:eastAsia="zh-CN"/>
                </w:rPr>
                <w:t>。</w:t>
              </w:r>
            </w:ins>
            <w:ins w:id="5" w:author="谢梦燕" w:date="2026-06-22T23:10:57Z">
              <w:r>
                <w:rPr>
                  <w:rFonts w:hint="eastAsia" w:ascii="Times New Roman" w:hAnsi="Times New Roman" w:eastAsia="宋体"/>
                  <w:color w:val="000000"/>
                  <w:sz w:val="24"/>
                </w:rPr>
                <w:t>本项目积极响应国家“加强罕见病综合防治”战略部署</w:t>
              </w:r>
            </w:ins>
            <w:del w:id="6" w:author="谢梦燕" w:date="2026-06-22T23:10:57Z">
              <w:r>
                <w:rPr>
                  <w:rFonts w:hint="eastAsia" w:ascii="Times New Roman" w:hAnsi="Times New Roman" w:eastAsia="宋体"/>
                  <w:color w:val="000000"/>
                  <w:sz w:val="24"/>
                </w:rPr>
                <w:delText>本项目针对恶性胸膜间皮瘤（MPM）临床治疗瓶颈</w:delText>
              </w:r>
            </w:del>
            <w:r>
              <w:rPr>
                <w:rFonts w:hint="eastAsia" w:ascii="Times New Roman" w:hAnsi="Times New Roman" w:eastAsia="宋体"/>
                <w:color w:val="000000"/>
                <w:sz w:val="24"/>
              </w:rPr>
              <w:t>，依托瑞金医院临床样本资源与西交利物浦大学AI技术优势，构建"生成式数据增强-智能质量控制"医工交叉研究体系</w:t>
            </w:r>
            <w:del w:id="7" w:author="谢梦燕" w:date="2026-06-22T23:11:18Z">
              <w:r>
                <w:rPr>
                  <w:rFonts w:hint="eastAsia" w:ascii="Times New Roman" w:hAnsi="Times New Roman" w:eastAsia="宋体"/>
                  <w:color w:val="000000"/>
                  <w:sz w:val="24"/>
                </w:rPr>
                <w:delText>。MPM作为罕见高侵袭性肿瘤，类器官技术转化面临样本稀缺（年发病率0.3/10万）、标注一致性低（kappa值0.62）及数据共享受限（87%机构因隐私政策无法外溢数据）三大核心问题。合作双方将</w:delText>
              </w:r>
            </w:del>
            <w:ins w:id="8" w:author="谢梦燕" w:date="2026-06-22T23:11:18Z">
              <w:r>
                <w:rPr>
                  <w:rFonts w:hint="eastAsia" w:ascii="Times New Roman" w:hAnsi="Times New Roman" w:eastAsia="宋体"/>
                  <w:color w:val="000000"/>
                  <w:sz w:val="24"/>
                  <w:lang w:eastAsia="zh-CN"/>
                </w:rPr>
                <w:t>，</w:t>
              </w:r>
            </w:ins>
            <w:r>
              <w:rPr>
                <w:rFonts w:hint="eastAsia" w:ascii="Times New Roman" w:hAnsi="Times New Roman" w:eastAsia="宋体"/>
                <w:color w:val="000000"/>
                <w:sz w:val="24"/>
              </w:rPr>
              <w:t>通过多模态特征融合模型（整合Swin-Transformer与ViT-L/14的768维图像特征、MLP编码基因特征及GIN药物特征），开发跨模态注意力算法，提升基因-形态特征匹配度至70%以上。</w:t>
            </w:r>
            <w:ins w:id="9" w:author="谢梦燕" w:date="2026-06-23T09:34:25Z">
              <w:r>
                <w:rPr>
                  <w:rFonts w:hint="eastAsia" w:ascii="Times New Roman" w:hAnsi="Times New Roman" w:eastAsia="宋体"/>
                  <w:color w:val="000000"/>
                  <w:sz w:val="24"/>
                  <w:lang w:val="en-US" w:eastAsia="zh-CN"/>
                </w:rPr>
                <w:t>在此基础上，设计单中心前瞻性观察性验证方案，评估系统在MPM患者类器官药物敏感性预测中的辅助决策价值及临床可操作性。</w:t>
              </w:r>
            </w:ins>
            <w:r>
              <w:rPr>
                <w:rFonts w:hint="eastAsia" w:ascii="Times New Roman" w:hAnsi="Times New Roman" w:eastAsia="宋体"/>
                <w:color w:val="000000"/>
                <w:sz w:val="24"/>
              </w:rPr>
              <w:t>瑞金医院提供</w:t>
            </w:r>
            <w:del w:id="10" w:author="谢梦燕" w:date="2026-06-23T09:39:01Z">
              <w:r>
                <w:rPr>
                  <w:rFonts w:hint="eastAsia" w:ascii="Times New Roman" w:hAnsi="Times New Roman" w:eastAsia="宋体"/>
                  <w:color w:val="000000"/>
                  <w:sz w:val="24"/>
                </w:rPr>
                <w:delText>临床</w:delText>
              </w:r>
            </w:del>
            <w:r>
              <w:rPr>
                <w:rFonts w:hint="eastAsia" w:ascii="Times New Roman" w:hAnsi="Times New Roman" w:eastAsia="宋体"/>
                <w:color w:val="000000"/>
                <w:sz w:val="24"/>
              </w:rPr>
              <w:t>样本与标注经验，西浦提供AI算法与数据增强技术，形成"临床问题-技术突破-临床验证"闭环，为</w:t>
            </w:r>
            <w:ins w:id="11" w:author="谢梦燕" w:date="2026-06-22T23:12:25Z">
              <w:r>
                <w:rPr>
                  <w:rFonts w:hint="eastAsia" w:ascii="Times New Roman" w:hAnsi="Times New Roman" w:eastAsia="宋体"/>
                  <w:color w:val="000000"/>
                  <w:sz w:val="24"/>
                </w:rPr>
                <w:t>破解罕见肿瘤研究数据稀缺</w:t>
              </w:r>
            </w:ins>
            <w:del w:id="12" w:author="谢梦燕" w:date="2026-06-22T23:12:25Z">
              <w:r>
                <w:rPr>
                  <w:rFonts w:hint="eastAsia" w:ascii="Times New Roman" w:hAnsi="Times New Roman" w:eastAsia="宋体"/>
                  <w:color w:val="000000"/>
                  <w:sz w:val="24"/>
                </w:rPr>
                <w:delText>解决罕见病研究样本不足、标注标准化及多中心协作难题</w:delText>
              </w:r>
            </w:del>
            <w:r>
              <w:rPr>
                <w:rFonts w:hint="eastAsia" w:ascii="Times New Roman" w:hAnsi="Times New Roman" w:eastAsia="宋体"/>
                <w:color w:val="000000"/>
                <w:sz w:val="24"/>
              </w:rPr>
              <w:t>提供创新范式，推动</w:t>
            </w:r>
            <w:ins w:id="13" w:author="谢梦燕" w:date="2026-06-22T23:12:38Z">
              <w:r>
                <w:rPr>
                  <w:rFonts w:hint="eastAsia" w:ascii="Times New Roman" w:hAnsi="Times New Roman" w:eastAsia="宋体"/>
                  <w:color w:val="000000"/>
                  <w:sz w:val="24"/>
                  <w:lang w:val="en-US" w:eastAsia="zh-CN"/>
                </w:rPr>
                <w:t>MP</w:t>
              </w:r>
            </w:ins>
            <w:ins w:id="14" w:author="谢梦燕" w:date="2026-06-22T23:12:39Z">
              <w:r>
                <w:rPr>
                  <w:rFonts w:hint="eastAsia" w:ascii="Times New Roman" w:hAnsi="Times New Roman" w:eastAsia="宋体"/>
                  <w:color w:val="000000"/>
                  <w:sz w:val="24"/>
                  <w:lang w:val="en-US" w:eastAsia="zh-CN"/>
                </w:rPr>
                <w:t>M</w:t>
              </w:r>
            </w:ins>
            <w:r>
              <w:rPr>
                <w:rFonts w:hint="eastAsia" w:ascii="Times New Roman" w:hAnsi="Times New Roman" w:eastAsia="宋体"/>
                <w:color w:val="000000"/>
                <w:sz w:val="24"/>
              </w:rPr>
              <w:t>类器官技术向个体化精准医疗转化。</w:t>
            </w:r>
          </w:p>
        </w:tc>
      </w:tr>
    </w:tbl>
    <w:p w14:paraId="1495B2F4"/>
    <w:p w14:paraId="57098D82">
      <w:pPr>
        <w:widowControl/>
        <w:jc w:val="center"/>
        <w:rPr>
          <w:rFonts w:ascii="Times New Roman" w:hAnsi="Times New Roman" w:eastAsia="宋体" w:cs="楷体_GB2312"/>
          <w:b/>
          <w:bCs/>
          <w:color w:val="0000FF"/>
          <w:sz w:val="32"/>
          <w:szCs w:val="32"/>
        </w:rPr>
      </w:pPr>
      <w:r>
        <w:rPr>
          <w:rFonts w:hint="eastAsia" w:ascii="Times New Roman" w:hAnsi="Times New Roman" w:eastAsia="宋体" w:cs="楷体_GB2312"/>
          <w:b/>
          <w:bCs/>
          <w:sz w:val="32"/>
          <w:szCs w:val="32"/>
        </w:rPr>
        <w:br w:type="page"/>
      </w:r>
      <w:r>
        <w:rPr>
          <w:rFonts w:hint="eastAsia" w:ascii="Times New Roman" w:hAnsi="Times New Roman" w:eastAsia="宋体" w:cs="楷体_GB2312"/>
          <w:b/>
          <w:bCs/>
          <w:sz w:val="32"/>
          <w:szCs w:val="32"/>
        </w:rPr>
        <w:t>报告正文</w:t>
      </w:r>
    </w:p>
    <w:p w14:paraId="618752FD">
      <w:pPr>
        <w:snapToGrid w:val="0"/>
        <w:spacing w:after="156" w:afterLines="50" w:line="440" w:lineRule="exact"/>
        <w:ind w:firstLine="560" w:firstLineChars="200"/>
        <w:rPr>
          <w:rFonts w:ascii="Times New Roman" w:hAnsi="Times New Roman" w:eastAsia="宋体"/>
          <w:sz w:val="21"/>
          <w:szCs w:val="21"/>
        </w:rPr>
      </w:pPr>
      <w:r>
        <w:rPr>
          <w:rFonts w:hint="eastAsia" w:ascii="Times New Roman" w:hAnsi="Times New Roman" w:eastAsia="宋体" w:cs="楷体_GB2312"/>
          <w:szCs w:val="28"/>
        </w:rPr>
        <w:t>参照以下提纲撰写，要求内容翔实、清晰，层次分明，标题突出</w:t>
      </w:r>
      <w:r>
        <w:rPr>
          <w:rFonts w:hint="eastAsia" w:ascii="Times New Roman" w:hAnsi="Times New Roman" w:eastAsia="宋体" w:cs="楷体_GB2312"/>
          <w:iCs/>
          <w:szCs w:val="28"/>
        </w:rPr>
        <w:t>。</w:t>
      </w:r>
      <w:r>
        <w:rPr>
          <w:rFonts w:hint="eastAsia" w:ascii="Times New Roman" w:hAnsi="Times New Roman" w:eastAsia="宋体" w:cs="楷体_GB2312"/>
          <w:b/>
          <w:iCs/>
          <w:color w:val="0070C0"/>
          <w:szCs w:val="28"/>
        </w:rPr>
        <w:t>请勿删除或改动下述提纲标题及括号中的文字。</w:t>
      </w:r>
    </w:p>
    <w:p w14:paraId="57A34864">
      <w:pPr>
        <w:spacing w:after="156" w:afterLines="50"/>
        <w:ind w:firstLine="560" w:firstLineChars="200"/>
        <w:rPr>
          <w:rFonts w:ascii="Times New Roman" w:hAnsi="Times New Roman" w:eastAsia="宋体" w:cs="楷体_GB2312"/>
          <w:color w:val="0070C0"/>
          <w:szCs w:val="28"/>
        </w:rPr>
      </w:pPr>
      <w:r>
        <w:rPr>
          <w:rFonts w:ascii="Times New Roman" w:hAnsi="Times New Roman" w:eastAsia="宋体" w:cs="楷体_GB2312"/>
          <w:color w:val="0070C0"/>
          <w:szCs w:val="28"/>
        </w:rPr>
        <w:t>一、</w:t>
      </w:r>
      <w:r>
        <w:rPr>
          <w:rFonts w:hint="eastAsia" w:ascii="Times New Roman" w:hAnsi="Times New Roman" w:eastAsia="宋体" w:cs="楷体_GB2312"/>
          <w:b/>
          <w:bCs/>
          <w:color w:val="0070C0"/>
          <w:szCs w:val="28"/>
        </w:rPr>
        <w:t>项目研究计划及预期研究结果</w:t>
      </w:r>
      <w:r>
        <w:rPr>
          <w:rFonts w:hint="eastAsia" w:ascii="Times New Roman" w:hAnsi="Times New Roman" w:eastAsia="宋体" w:cs="楷体_GB2312"/>
          <w:color w:val="0070C0"/>
          <w:szCs w:val="28"/>
        </w:rPr>
        <w:t>（包括立项依据、研究内容、创新点、关键科学问题和预期研究成果等，建议简洁，不超过5000字，突出合作的互补性和必要性。）</w:t>
      </w:r>
    </w:p>
    <w:p w14:paraId="56E7D05A">
      <w:pPr>
        <w:keepNext w:val="0"/>
        <w:keepLines w:val="0"/>
        <w:pageBreakBefore w:val="0"/>
        <w:widowControl w:val="0"/>
        <w:numPr>
          <w:ilvl w:val="0"/>
          <w:numId w:val="1"/>
        </w:numPr>
        <w:kinsoku/>
        <w:wordWrap/>
        <w:overflowPunct/>
        <w:topLinePunct w:val="0"/>
        <w:autoSpaceDE/>
        <w:autoSpaceDN/>
        <w:bidi w:val="0"/>
        <w:adjustRightInd/>
        <w:snapToGrid/>
        <w:spacing w:line="336" w:lineRule="auto"/>
        <w:ind w:left="-840" w:leftChars="0" w:firstLine="420" w:firstLineChars="0"/>
        <w:textAlignment w:val="auto"/>
        <w:rPr>
          <w:rFonts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立项依据</w:t>
      </w:r>
    </w:p>
    <w:p w14:paraId="3A00C6FE">
      <w:pPr>
        <w:numPr>
          <w:ilvl w:val="0"/>
          <w:numId w:val="2"/>
        </w:numPr>
        <w:spacing w:line="336" w:lineRule="auto"/>
        <w:ind w:left="425" w:hanging="425" w:firstLineChars="0"/>
        <w:rPr>
          <w:ins w:id="16" w:author="谢梦燕" w:date="2026-06-22T23:16:00Z"/>
          <w:rFonts w:hint="eastAsia" w:ascii="Times New Roman" w:hAnsi="Times New Roman" w:eastAsia="宋体" w:cs="楷体_GB2312"/>
          <w:b/>
          <w:bCs/>
          <w:color w:val="000000" w:themeColor="text1"/>
          <w:sz w:val="24"/>
          <w:szCs w:val="24"/>
          <w:lang w:val="en-US" w:eastAsia="zh-CN"/>
          <w14:textFill>
            <w14:solidFill>
              <w14:schemeClr w14:val="tx1"/>
            </w14:solidFill>
          </w14:textFill>
        </w:rPr>
        <w:pPrChange w:id="15" w:author="谢梦燕" w:date="2026-06-22T23:14:52Z">
          <w:pPr>
            <w:spacing w:line="360" w:lineRule="auto"/>
            <w:ind w:firstLine="560" w:firstLineChars="200"/>
          </w:pPr>
        </w:pPrChange>
      </w:pPr>
      <w:ins w:id="17" w:author="谢梦燕" w:date="2026-06-22T23:14:56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罕见肿瘤防治已上升为国家战略，MPM是重点攻关病种</w:t>
        </w:r>
      </w:ins>
    </w:p>
    <w:p w14:paraId="4C3E854A">
      <w:pPr>
        <w:spacing w:line="336" w:lineRule="auto"/>
        <w:ind w:firstLine="480" w:firstLineChars="200"/>
        <w:rPr>
          <w:ins w:id="19" w:author="谢梦燕" w:date="2026-06-22T23:17:22Z"/>
          <w:rFonts w:hint="eastAsia" w:ascii="Times New Roman" w:hAnsi="Times New Roman" w:eastAsia="宋体" w:cs="楷体_GB2312"/>
          <w:color w:val="000000" w:themeColor="text1"/>
          <w:sz w:val="24"/>
          <w:szCs w:val="24"/>
          <w:lang w:val="en-US" w:eastAsia="zh-CN"/>
          <w14:textFill>
            <w14:solidFill>
              <w14:schemeClr w14:val="tx1"/>
            </w14:solidFill>
          </w14:textFill>
        </w:rPr>
        <w:pPrChange w:id="18" w:author="谢梦燕" w:date="2026-06-22T23:17:21Z">
          <w:pPr>
            <w:spacing w:line="360" w:lineRule="auto"/>
            <w:ind w:firstLine="560" w:firstLineChars="200"/>
          </w:pPr>
        </w:pPrChange>
      </w:pPr>
      <w:ins w:id="20" w:author="谢梦燕" w:date="2026-06-22T23:16:11Z">
        <w:r>
          <w:rPr>
            <w:rFonts w:hint="eastAsia" w:ascii="Times New Roman" w:hAnsi="Times New Roman" w:eastAsia="宋体" w:cs="楷体_GB2312"/>
            <w:color w:val="000000" w:themeColor="text1"/>
            <w:sz w:val="24"/>
            <w:szCs w:val="24"/>
            <w:lang w:val="en-US" w:eastAsia="zh-CN"/>
            <w14:textFill>
              <w14:solidFill>
                <w14:schemeClr w14:val="tx1"/>
              </w14:solidFill>
            </w14:textFill>
          </w:rPr>
          <w:t>2026年是“十五五”开局之年，政府工作报告首次明确提出“加强罕见病综合防治”，标志着罕见病防治工作已上升为国家战略层面的系统性工程。近年来，我国相继发布两批国家罕见病目录，初步建成全国罕见病诊疗协作网。在罕见肿瘤领域，国家正加速构建具有中国特色的罕见肿瘤分级诊疗网络和防治体系。《</w:t>
        </w:r>
      </w:ins>
      <w:ins w:id="21" w:author="谢梦燕" w:date="2026-06-22T23:16:51Z">
        <w:r>
          <w:rPr>
            <w:rFonts w:hint="eastAsia" w:ascii="Times New Roman" w:hAnsi="Times New Roman" w:eastAsia="宋体" w:cs="楷体_GB2312"/>
            <w:color w:val="000000" w:themeColor="text1"/>
            <w:sz w:val="24"/>
            <w:szCs w:val="24"/>
            <w14:textFill>
              <w14:solidFill>
                <w14:schemeClr w14:val="tx1"/>
              </w14:solidFill>
            </w14:textFill>
          </w:rPr>
          <w:t>86个罕见病病种诊疗指南</w:t>
        </w:r>
      </w:ins>
      <w:ins w:id="22" w:author="谢梦燕" w:date="2026-06-22T23:16:11Z">
        <w:r>
          <w:rPr>
            <w:rFonts w:hint="eastAsia" w:ascii="Times New Roman" w:hAnsi="Times New Roman" w:eastAsia="宋体" w:cs="楷体_GB2312"/>
            <w:color w:val="000000" w:themeColor="text1"/>
            <w:sz w:val="24"/>
            <w:szCs w:val="24"/>
            <w:lang w:val="en-US" w:eastAsia="zh-CN"/>
            <w14:textFill>
              <w14:solidFill>
                <w14:schemeClr w14:val="tx1"/>
              </w14:solidFill>
            </w14:textFill>
          </w:rPr>
          <w:t>（2025年版）》已将恶性胸膜间皮瘤（MPM）纳入重点关注的罕见病种，MPM的精准诊疗研究已成为响应国家罕见病综合防治战略的重要实践方向。</w:t>
        </w:r>
      </w:ins>
    </w:p>
    <w:p w14:paraId="19D82B97">
      <w:pPr>
        <w:spacing w:line="336" w:lineRule="auto"/>
        <w:ind w:firstLine="480" w:firstLineChars="200"/>
        <w:rPr>
          <w:ins w:id="24" w:author="谢梦燕" w:date="2026-06-22T23:17:22Z"/>
          <w:rFonts w:hint="eastAsia" w:ascii="Times New Roman" w:hAnsi="Times New Roman" w:eastAsia="宋体" w:cs="楷体_GB2312"/>
          <w:color w:val="000000" w:themeColor="text1"/>
          <w:sz w:val="24"/>
          <w:szCs w:val="24"/>
          <w:lang w:val="en-US" w:eastAsia="zh-CN"/>
          <w14:textFill>
            <w14:solidFill>
              <w14:schemeClr w14:val="tx1"/>
            </w14:solidFill>
          </w14:textFill>
        </w:rPr>
        <w:pPrChange w:id="23" w:author="谢梦燕" w:date="2026-06-22T23:17:21Z">
          <w:pPr>
            <w:spacing w:line="360" w:lineRule="auto"/>
            <w:ind w:firstLine="560" w:firstLineChars="200"/>
          </w:pPr>
        </w:pPrChange>
      </w:pPr>
    </w:p>
    <w:p w14:paraId="60450B40">
      <w:pPr>
        <w:numPr>
          <w:ilvl w:val="0"/>
          <w:numId w:val="2"/>
        </w:numPr>
        <w:spacing w:line="336" w:lineRule="auto"/>
        <w:ind w:left="425" w:hanging="425" w:firstLineChars="0"/>
        <w:rPr>
          <w:ins w:id="26" w:author="谢梦燕" w:date="2026-06-22T23:14:41Z"/>
          <w:rFonts w:hint="default" w:ascii="Times New Roman" w:hAnsi="Times New Roman" w:eastAsia="宋体" w:cs="楷体_GB2312"/>
          <w:b/>
          <w:bCs/>
          <w:color w:val="000000" w:themeColor="text1"/>
          <w:sz w:val="24"/>
          <w:szCs w:val="24"/>
          <w:lang w:val="en-US" w:eastAsia="zh-CN"/>
          <w14:textFill>
            <w14:solidFill>
              <w14:schemeClr w14:val="tx1"/>
            </w14:solidFill>
          </w14:textFill>
        </w:rPr>
        <w:pPrChange w:id="25" w:author="谢梦燕" w:date="2026-06-22T23:17:23Z">
          <w:pPr>
            <w:spacing w:line="360" w:lineRule="auto"/>
            <w:ind w:firstLine="560" w:firstLineChars="200"/>
          </w:pPr>
        </w:pPrChange>
      </w:pPr>
      <w:ins w:id="27" w:author="谢梦燕" w:date="2026-06-22T23:17:27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MPM临床治疗困境凸显精准诊疗工具匮乏的迫切需求</w:t>
        </w:r>
      </w:ins>
    </w:p>
    <w:p w14:paraId="6CEB1095">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color w:val="000000" w:themeColor="text1"/>
          <w:sz w:val="24"/>
          <w:szCs w:val="24"/>
          <w14:textFill>
            <w14:solidFill>
              <w14:schemeClr w14:val="tx1"/>
            </w14:solidFill>
          </w14:textFill>
        </w:rPr>
        <w:t>恶性胸膜间皮瘤（MPM）是一种起源于胸膜间皮细胞的罕见高侵袭性肿瘤，年发病率仅0.3/10万</w:t>
      </w:r>
      <w:r>
        <w:rPr>
          <w:rFonts w:hint="eastAsia" w:ascii="Times New Roman" w:hAnsi="Times New Roman" w:eastAsia="宋体" w:cs="楷体_GB2312"/>
          <w:color w:val="000000" w:themeColor="text1"/>
          <w:sz w:val="24"/>
          <w:szCs w:val="24"/>
          <w:vertAlign w:val="superscript"/>
          <w14:textFill>
            <w14:solidFill>
              <w14:schemeClr w14:val="tx1"/>
            </w14:solidFill>
          </w14:textFill>
        </w:rPr>
        <w:t>[1]</w:t>
      </w:r>
      <w:r>
        <w:rPr>
          <w:rFonts w:hint="eastAsia" w:ascii="Times New Roman" w:hAnsi="Times New Roman" w:eastAsia="宋体" w:cs="楷体_GB2312"/>
          <w:color w:val="000000" w:themeColor="text1"/>
          <w:sz w:val="24"/>
          <w:szCs w:val="24"/>
          <w14:textFill>
            <w14:solidFill>
              <w14:schemeClr w14:val="tx1"/>
            </w14:solidFill>
          </w14:textFill>
        </w:rPr>
        <w:t>，</w:t>
      </w:r>
      <w:ins w:id="28" w:author="谢梦燕" w:date="2026-06-22T23:17:53Z">
        <w:r>
          <w:rPr>
            <w:rFonts w:hint="eastAsia" w:ascii="Times New Roman" w:hAnsi="Times New Roman" w:eastAsia="宋体" w:cs="楷体_GB2312"/>
            <w:color w:val="000000" w:themeColor="text1"/>
            <w:sz w:val="24"/>
            <w:szCs w:val="24"/>
            <w14:textFill>
              <w14:solidFill>
                <w14:schemeClr w14:val="tx1"/>
              </w14:solidFill>
            </w14:textFill>
          </w:rPr>
          <w:t>患者在初诊时多为晚期</w:t>
        </w:r>
      </w:ins>
      <w:r>
        <w:rPr>
          <w:rFonts w:hint="eastAsia" w:ascii="Times New Roman" w:hAnsi="Times New Roman" w:eastAsia="宋体" w:cs="楷体_GB2312"/>
          <w:color w:val="000000" w:themeColor="text1"/>
          <w:sz w:val="24"/>
          <w:szCs w:val="24"/>
          <w:lang w:eastAsia="zh-CN"/>
          <w14:textFill>
            <w14:solidFill>
              <w14:schemeClr w14:val="tx1"/>
            </w14:solidFill>
          </w14:textFill>
        </w:rPr>
        <w:t>。</w:t>
      </w:r>
      <w:r>
        <w:rPr>
          <w:rFonts w:hint="eastAsia" w:ascii="Times New Roman" w:hAnsi="Times New Roman" w:eastAsia="宋体" w:cs="楷体_GB2312"/>
          <w:color w:val="000000" w:themeColor="text1"/>
          <w:sz w:val="24"/>
          <w:szCs w:val="24"/>
          <w14:textFill>
            <w14:solidFill>
              <w14:schemeClr w14:val="tx1"/>
            </w14:solidFill>
          </w14:textFill>
        </w:rPr>
        <w:t>目前一线化疗方案（铂类+培美曲塞）中位总生存期仅12-14个月，免疫联合治疗（纳武利尤单抗+伊匹木单抗）</w:t>
      </w:r>
      <w:r>
        <w:rPr>
          <w:rFonts w:hint="eastAsia" w:ascii="Times New Roman" w:hAnsi="Times New Roman" w:eastAsia="宋体" w:cs="楷体_GB2312"/>
          <w:color w:val="000000" w:themeColor="text1"/>
          <w:sz w:val="24"/>
          <w:szCs w:val="24"/>
          <w:lang w:val="en-US" w:eastAsia="zh-CN"/>
          <w14:textFill>
            <w14:solidFill>
              <w14:schemeClr w14:val="tx1"/>
            </w14:solidFill>
          </w14:textFill>
        </w:rPr>
        <w:t>虽然</w:t>
      </w:r>
      <w:r>
        <w:rPr>
          <w:rFonts w:hint="eastAsia" w:ascii="Times New Roman" w:hAnsi="Times New Roman" w:eastAsia="宋体" w:cs="楷体_GB2312"/>
          <w:color w:val="000000" w:themeColor="text1"/>
          <w:sz w:val="24"/>
          <w:szCs w:val="24"/>
          <w14:textFill>
            <w14:solidFill>
              <w14:schemeClr w14:val="tx1"/>
            </w14:solidFill>
          </w14:textFill>
        </w:rPr>
        <w:t>将生存期延长至18.1个月，但仍有60%患者未获益</w:t>
      </w:r>
      <w:r>
        <w:rPr>
          <w:rFonts w:hint="eastAsia" w:ascii="Times New Roman" w:hAnsi="Times New Roman" w:eastAsia="宋体" w:cs="楷体_GB2312"/>
          <w:color w:val="000000" w:themeColor="text1"/>
          <w:sz w:val="24"/>
          <w:szCs w:val="24"/>
          <w:vertAlign w:val="superscript"/>
          <w14:textFill>
            <w14:solidFill>
              <w14:schemeClr w14:val="tx1"/>
            </w14:solidFill>
          </w14:textFill>
        </w:rPr>
        <w:t>[2]</w:t>
      </w:r>
      <w:r>
        <w:rPr>
          <w:rFonts w:hint="eastAsia" w:ascii="Times New Roman" w:hAnsi="Times New Roman" w:eastAsia="宋体" w:cs="楷体_GB2312"/>
          <w:color w:val="000000" w:themeColor="text1"/>
          <w:sz w:val="24"/>
          <w:szCs w:val="24"/>
          <w14:textFill>
            <w14:solidFill>
              <w14:schemeClr w14:val="tx1"/>
            </w14:solidFill>
          </w14:textFill>
        </w:rPr>
        <w:t>。2026年NHS真实世界研究显示，复发性MPM患者接受抗血管生成药物单药治疗的客观缓解率仅9.3%，且缺乏基于生物标志物的疗效预测模型</w:t>
      </w:r>
      <w:r>
        <w:rPr>
          <w:rFonts w:hint="eastAsia" w:ascii="Times New Roman" w:hAnsi="Times New Roman" w:eastAsia="宋体" w:cs="楷体_GB2312"/>
          <w:color w:val="000000" w:themeColor="text1"/>
          <w:sz w:val="24"/>
          <w:szCs w:val="24"/>
          <w:vertAlign w:val="superscript"/>
          <w14:textFill>
            <w14:solidFill>
              <w14:schemeClr w14:val="tx1"/>
            </w14:solidFill>
          </w14:textFill>
        </w:rPr>
        <w:t>[3]</w:t>
      </w:r>
      <w:r>
        <w:rPr>
          <w:rFonts w:hint="eastAsia" w:ascii="Times New Roman" w:hAnsi="Times New Roman" w:eastAsia="宋体" w:cs="楷体_GB2312"/>
          <w:color w:val="000000" w:themeColor="text1"/>
          <w:sz w:val="24"/>
          <w:szCs w:val="24"/>
          <w14:textFill>
            <w14:solidFill>
              <w14:schemeClr w14:val="tx1"/>
            </w14:solidFill>
          </w14:textFill>
        </w:rPr>
        <w:t>。</w:t>
      </w:r>
      <w:ins w:id="29" w:author="谢梦燕" w:date="2026-06-22T23:19:43Z">
        <w:r>
          <w:rPr>
            <w:rFonts w:hint="eastAsia" w:ascii="Times New Roman" w:hAnsi="Times New Roman" w:eastAsia="宋体" w:cs="楷体_GB2312"/>
            <w:color w:val="000000" w:themeColor="text1"/>
            <w:sz w:val="24"/>
            <w:szCs w:val="24"/>
            <w14:textFill>
              <w14:solidFill>
                <w14:schemeClr w14:val="tx1"/>
              </w14:solidFill>
            </w14:textFill>
          </w:rPr>
          <w:t>2025年ASCO发布的最新MPM治疗指南强调，MPM治疗正进入一个更加精细化的时代——</w:t>
        </w:r>
      </w:ins>
      <w:ins w:id="30" w:author="谢梦燕" w:date="2026-06-22T23:23:36Z">
        <w:r>
          <w:rPr>
            <w:rFonts w:hint="eastAsia" w:ascii="Times New Roman" w:hAnsi="Times New Roman" w:eastAsia="宋体" w:cs="楷体_GB2312"/>
            <w:color w:val="000000" w:themeColor="text1"/>
            <w:sz w:val="24"/>
            <w:szCs w:val="24"/>
            <w14:textFill>
              <w14:solidFill>
                <w14:schemeClr w14:val="tx1"/>
              </w14:solidFill>
            </w14:textFill>
          </w:rPr>
          <w:t>更细致入微的手术方法</w:t>
        </w:r>
      </w:ins>
      <w:ins w:id="31" w:author="谢梦燕" w:date="2026-06-22T23:23:40Z">
        <w:r>
          <w:rPr>
            <w:rFonts w:hint="eastAsia" w:ascii="Times New Roman" w:hAnsi="Times New Roman" w:eastAsia="宋体" w:cs="楷体_GB2312"/>
            <w:color w:val="000000" w:themeColor="text1"/>
            <w:sz w:val="24"/>
            <w:szCs w:val="24"/>
            <w:lang w:eastAsia="zh-CN"/>
            <w14:textFill>
              <w14:solidFill>
                <w14:schemeClr w14:val="tx1"/>
              </w14:solidFill>
            </w14:textFill>
          </w:rPr>
          <w:t>、</w:t>
        </w:r>
      </w:ins>
      <w:ins w:id="32" w:author="谢梦燕" w:date="2026-06-22T23:23:36Z">
        <w:r>
          <w:rPr>
            <w:rFonts w:hint="eastAsia" w:ascii="Times New Roman" w:hAnsi="Times New Roman" w:eastAsia="宋体" w:cs="楷体_GB2312"/>
            <w:color w:val="000000" w:themeColor="text1"/>
            <w:sz w:val="24"/>
            <w:szCs w:val="24"/>
            <w14:textFill>
              <w14:solidFill>
                <w14:schemeClr w14:val="tx1"/>
              </w14:solidFill>
            </w14:textFill>
          </w:rPr>
          <w:t>免疫治疗的</w:t>
        </w:r>
      </w:ins>
      <w:ins w:id="33" w:author="谢梦燕" w:date="2026-06-22T23:23:48Z">
        <w:r>
          <w:rPr>
            <w:rFonts w:hint="eastAsia" w:ascii="Times New Roman" w:hAnsi="Times New Roman" w:eastAsia="宋体" w:cs="楷体_GB2312"/>
            <w:color w:val="000000" w:themeColor="text1"/>
            <w:sz w:val="24"/>
            <w:szCs w:val="24"/>
            <w:lang w:val="en-US" w:eastAsia="zh-CN"/>
            <w14:textFill>
              <w14:solidFill>
                <w14:schemeClr w14:val="tx1"/>
              </w14:solidFill>
            </w14:textFill>
          </w:rPr>
          <w:t>精准</w:t>
        </w:r>
      </w:ins>
      <w:ins w:id="34" w:author="谢梦燕" w:date="2026-06-22T23:23:36Z">
        <w:r>
          <w:rPr>
            <w:rFonts w:hint="eastAsia" w:ascii="Times New Roman" w:hAnsi="Times New Roman" w:eastAsia="宋体" w:cs="楷体_GB2312"/>
            <w:color w:val="000000" w:themeColor="text1"/>
            <w:sz w:val="24"/>
            <w:szCs w:val="24"/>
            <w14:textFill>
              <w14:solidFill>
                <w14:schemeClr w14:val="tx1"/>
              </w14:solidFill>
            </w14:textFill>
          </w:rPr>
          <w:t>整合</w:t>
        </w:r>
      </w:ins>
      <w:ins w:id="35" w:author="谢梦燕" w:date="2026-06-22T23:23:52Z">
        <w:r>
          <w:rPr>
            <w:rFonts w:hint="eastAsia" w:ascii="Times New Roman" w:hAnsi="Times New Roman" w:eastAsia="宋体" w:cs="楷体_GB2312"/>
            <w:color w:val="000000" w:themeColor="text1"/>
            <w:sz w:val="24"/>
            <w:szCs w:val="24"/>
            <w:lang w:eastAsia="zh-CN"/>
            <w14:textFill>
              <w14:solidFill>
                <w14:schemeClr w14:val="tx1"/>
              </w14:solidFill>
            </w14:textFill>
          </w:rPr>
          <w:t>、</w:t>
        </w:r>
      </w:ins>
      <w:ins w:id="36" w:author="谢梦燕" w:date="2026-06-22T23:23:36Z">
        <w:r>
          <w:rPr>
            <w:rFonts w:hint="eastAsia" w:ascii="Times New Roman" w:hAnsi="Times New Roman" w:eastAsia="宋体" w:cs="楷体_GB2312"/>
            <w:color w:val="000000" w:themeColor="text1"/>
            <w:sz w:val="24"/>
            <w:szCs w:val="24"/>
            <w14:textFill>
              <w14:solidFill>
                <w14:schemeClr w14:val="tx1"/>
              </w14:solidFill>
            </w14:textFill>
          </w:rPr>
          <w:t>基因检测的重要性以及精细的病理</w:t>
        </w:r>
      </w:ins>
      <w:ins w:id="37" w:author="谢梦燕" w:date="2026-06-22T23:23:59Z">
        <w:r>
          <w:rPr>
            <w:rFonts w:hint="eastAsia" w:ascii="Times New Roman" w:hAnsi="Times New Roman" w:eastAsia="宋体" w:cs="楷体_GB2312"/>
            <w:color w:val="000000" w:themeColor="text1"/>
            <w:sz w:val="24"/>
            <w:szCs w:val="24"/>
            <w:lang w:val="en-US" w:eastAsia="zh-CN"/>
            <w14:textFill>
              <w14:solidFill>
                <w14:schemeClr w14:val="tx1"/>
              </w14:solidFill>
            </w14:textFill>
          </w:rPr>
          <w:t>解读</w:t>
        </w:r>
      </w:ins>
      <w:ins w:id="38" w:author="谢梦燕" w:date="2026-06-22T23:23:36Z">
        <w:r>
          <w:rPr>
            <w:rFonts w:hint="eastAsia" w:ascii="Times New Roman" w:hAnsi="Times New Roman" w:eastAsia="宋体" w:cs="楷体_GB2312"/>
            <w:color w:val="000000" w:themeColor="text1"/>
            <w:sz w:val="24"/>
            <w:szCs w:val="24"/>
            <w14:textFill>
              <w14:solidFill>
                <w14:schemeClr w14:val="tx1"/>
              </w14:solidFill>
            </w14:textFill>
          </w:rPr>
          <w:t>。</w:t>
        </w:r>
      </w:ins>
      <w:ins w:id="39" w:author="谢梦燕" w:date="2026-06-22T23:24:19Z">
        <w:r>
          <w:rPr>
            <w:rFonts w:hint="eastAsia" w:ascii="Times New Roman" w:hAnsi="Times New Roman" w:eastAsia="宋体" w:cs="楷体_GB2312"/>
            <w:color w:val="000000" w:themeColor="text1"/>
            <w:sz w:val="24"/>
            <w:szCs w:val="24"/>
            <w:lang w:val="en-US" w:eastAsia="zh-CN"/>
            <w14:textFill>
              <w14:solidFill>
                <w14:schemeClr w14:val="tx1"/>
              </w14:solidFill>
            </w14:textFill>
          </w:rPr>
          <w:t>然而</w:t>
        </w:r>
      </w:ins>
      <w:ins w:id="40" w:author="谢梦燕" w:date="2026-06-22T23:24:20Z">
        <w:r>
          <w:rPr>
            <w:rFonts w:hint="eastAsia" w:ascii="Times New Roman" w:hAnsi="Times New Roman" w:eastAsia="宋体" w:cs="楷体_GB2312"/>
            <w:color w:val="000000" w:themeColor="text1"/>
            <w:sz w:val="24"/>
            <w:szCs w:val="24"/>
            <w:lang w:val="en-US" w:eastAsia="zh-CN"/>
            <w14:textFill>
              <w14:solidFill>
                <w14:schemeClr w14:val="tx1"/>
              </w14:solidFill>
            </w14:textFill>
          </w:rPr>
          <w:t>，</w:t>
        </w:r>
      </w:ins>
      <w:ins w:id="41" w:author="谢梦燕" w:date="2026-04-17T15:32:09Z">
        <w:r>
          <w:rPr>
            <w:rFonts w:hint="eastAsia" w:ascii="Times New Roman" w:hAnsi="Times New Roman" w:eastAsia="宋体" w:cs="楷体_GB2312"/>
            <w:color w:val="000000" w:themeColor="text1"/>
            <w:sz w:val="24"/>
            <w:szCs w:val="24"/>
            <w:lang w:val="en-US" w:eastAsia="zh-CN"/>
            <w14:textFill>
              <w14:solidFill>
                <w14:schemeClr w14:val="tx1"/>
              </w14:solidFill>
            </w14:textFill>
          </w:rPr>
          <w:t>目前</w:t>
        </w:r>
      </w:ins>
      <w:ins w:id="42" w:author="谢梦燕" w:date="2026-04-17T15:32:10Z">
        <w:r>
          <w:rPr>
            <w:rFonts w:hint="eastAsia" w:ascii="Times New Roman" w:hAnsi="Times New Roman" w:eastAsia="宋体" w:cs="楷体_GB2312"/>
            <w:color w:val="000000" w:themeColor="text1"/>
            <w:sz w:val="24"/>
            <w:szCs w:val="24"/>
            <w:lang w:val="en-US" w:eastAsia="zh-CN"/>
            <w14:textFill>
              <w14:solidFill>
                <w14:schemeClr w14:val="tx1"/>
              </w14:solidFill>
            </w14:textFill>
          </w:rPr>
          <w:t>MPM</w:t>
        </w:r>
      </w:ins>
      <w:ins w:id="43" w:author="谢梦燕" w:date="2026-04-17T15:32:30Z">
        <w:r>
          <w:rPr>
            <w:rFonts w:hint="eastAsia" w:ascii="Times New Roman" w:hAnsi="Times New Roman" w:eastAsia="宋体" w:cs="楷体_GB2312"/>
            <w:color w:val="000000" w:themeColor="text1"/>
            <w:sz w:val="24"/>
            <w:szCs w:val="24"/>
            <w:lang w:val="en-US" w:eastAsia="zh-CN"/>
            <w14:textFill>
              <w14:solidFill>
                <w14:schemeClr w14:val="tx1"/>
              </w14:solidFill>
            </w14:textFill>
          </w:rPr>
          <w:t>患者</w:t>
        </w:r>
      </w:ins>
      <w:ins w:id="44" w:author="谢梦燕" w:date="2026-04-17T15:42:02Z">
        <w:r>
          <w:rPr>
            <w:rFonts w:hint="eastAsia" w:ascii="Times New Roman" w:hAnsi="Times New Roman" w:eastAsia="宋体" w:cs="楷体_GB2312"/>
            <w:color w:val="000000" w:themeColor="text1"/>
            <w:sz w:val="24"/>
            <w:szCs w:val="24"/>
            <w:lang w:val="en-US" w:eastAsia="zh-CN"/>
            <w14:textFill>
              <w14:solidFill>
                <w14:schemeClr w14:val="tx1"/>
              </w14:solidFill>
            </w14:textFill>
          </w:rPr>
          <w:t>的</w:t>
        </w:r>
      </w:ins>
      <w:ins w:id="45" w:author="谢梦燕" w:date="2026-04-17T15:32:33Z">
        <w:r>
          <w:rPr>
            <w:rFonts w:hint="eastAsia" w:ascii="Times New Roman" w:hAnsi="Times New Roman" w:eastAsia="宋体" w:cs="楷体_GB2312"/>
            <w:color w:val="000000" w:themeColor="text1"/>
            <w:sz w:val="24"/>
            <w:szCs w:val="24"/>
            <w:lang w:val="en-US" w:eastAsia="zh-CN"/>
            <w14:textFill>
              <w14:solidFill>
                <w14:schemeClr w14:val="tx1"/>
              </w14:solidFill>
            </w14:textFill>
          </w:rPr>
          <w:t>风险分层</w:t>
        </w:r>
      </w:ins>
      <w:ins w:id="46" w:author="谢梦燕" w:date="2026-04-17T15:32:34Z">
        <w:r>
          <w:rPr>
            <w:rFonts w:hint="eastAsia" w:ascii="Times New Roman" w:hAnsi="Times New Roman" w:eastAsia="宋体" w:cs="楷体_GB2312"/>
            <w:color w:val="000000" w:themeColor="text1"/>
            <w:sz w:val="24"/>
            <w:szCs w:val="24"/>
            <w:lang w:val="en-US" w:eastAsia="zh-CN"/>
            <w14:textFill>
              <w14:solidFill>
                <w14:schemeClr w14:val="tx1"/>
              </w14:solidFill>
            </w14:textFill>
          </w:rPr>
          <w:t>及</w:t>
        </w:r>
      </w:ins>
      <w:ins w:id="47" w:author="谢梦燕" w:date="2026-04-17T15:32:17Z">
        <w:r>
          <w:rPr>
            <w:rFonts w:hint="eastAsia" w:ascii="Times New Roman" w:hAnsi="Times New Roman" w:eastAsia="宋体" w:cs="楷体_GB2312"/>
            <w:color w:val="000000" w:themeColor="text1"/>
            <w:sz w:val="24"/>
            <w:szCs w:val="24"/>
            <w:lang w:val="en-US" w:eastAsia="zh-CN"/>
            <w14:textFill>
              <w14:solidFill>
                <w14:schemeClr w14:val="tx1"/>
              </w14:solidFill>
            </w14:textFill>
          </w:rPr>
          <w:t>预后</w:t>
        </w:r>
      </w:ins>
      <w:ins w:id="48" w:author="谢梦燕" w:date="2026-04-17T15:32:18Z">
        <w:r>
          <w:rPr>
            <w:rFonts w:hint="eastAsia" w:ascii="Times New Roman" w:hAnsi="Times New Roman" w:eastAsia="宋体" w:cs="楷体_GB2312"/>
            <w:color w:val="000000" w:themeColor="text1"/>
            <w:sz w:val="24"/>
            <w:szCs w:val="24"/>
            <w:lang w:val="en-US" w:eastAsia="zh-CN"/>
            <w14:textFill>
              <w14:solidFill>
                <w14:schemeClr w14:val="tx1"/>
              </w14:solidFill>
            </w14:textFill>
          </w:rPr>
          <w:t>预测</w:t>
        </w:r>
      </w:ins>
      <w:ins w:id="49" w:author="谢梦燕" w:date="2026-04-17T15:32:37Z">
        <w:r>
          <w:rPr>
            <w:rFonts w:hint="eastAsia" w:ascii="Times New Roman" w:hAnsi="Times New Roman" w:eastAsia="宋体" w:cs="楷体_GB2312"/>
            <w:color w:val="000000" w:themeColor="text1"/>
            <w:sz w:val="24"/>
            <w:szCs w:val="24"/>
            <w:lang w:val="en-US" w:eastAsia="zh-CN"/>
            <w14:textFill>
              <w14:solidFill>
                <w14:schemeClr w14:val="tx1"/>
              </w14:solidFill>
            </w14:textFill>
          </w:rPr>
          <w:t>仍</w:t>
        </w:r>
      </w:ins>
      <w:ins w:id="50" w:author="谢梦燕" w:date="2026-04-17T15:32:39Z">
        <w:r>
          <w:rPr>
            <w:rFonts w:hint="eastAsia" w:ascii="Times New Roman" w:hAnsi="Times New Roman" w:eastAsia="宋体" w:cs="楷体_GB2312"/>
            <w:color w:val="000000" w:themeColor="text1"/>
            <w:sz w:val="24"/>
            <w:szCs w:val="24"/>
            <w:lang w:val="en-US" w:eastAsia="zh-CN"/>
            <w14:textFill>
              <w14:solidFill>
                <w14:schemeClr w14:val="tx1"/>
              </w14:solidFill>
            </w14:textFill>
          </w:rPr>
          <w:t>依赖于</w:t>
        </w:r>
      </w:ins>
      <w:ins w:id="51" w:author="谢梦燕" w:date="2026-04-17T15:32:42Z">
        <w:r>
          <w:rPr>
            <w:rFonts w:hint="eastAsia" w:ascii="Times New Roman" w:hAnsi="Times New Roman" w:eastAsia="宋体" w:cs="楷体_GB2312"/>
            <w:color w:val="000000" w:themeColor="text1"/>
            <w:sz w:val="24"/>
            <w:szCs w:val="24"/>
            <w:lang w:val="en-US" w:eastAsia="zh-CN"/>
            <w14:textFill>
              <w14:solidFill>
                <w14:schemeClr w14:val="tx1"/>
              </w14:solidFill>
            </w14:textFill>
          </w:rPr>
          <w:t>组织学</w:t>
        </w:r>
      </w:ins>
      <w:ins w:id="52" w:author="谢梦燕" w:date="2026-04-17T15:32:43Z">
        <w:r>
          <w:rPr>
            <w:rFonts w:hint="eastAsia" w:ascii="Times New Roman" w:hAnsi="Times New Roman" w:eastAsia="宋体" w:cs="楷体_GB2312"/>
            <w:color w:val="000000" w:themeColor="text1"/>
            <w:sz w:val="24"/>
            <w:szCs w:val="24"/>
            <w:lang w:val="en-US" w:eastAsia="zh-CN"/>
            <w14:textFill>
              <w14:solidFill>
                <w14:schemeClr w14:val="tx1"/>
              </w14:solidFill>
            </w14:textFill>
          </w:rPr>
          <w:t>分型</w:t>
        </w:r>
      </w:ins>
      <w:ins w:id="53" w:author="谢梦燕" w:date="2026-04-17T15:33:20Z">
        <w:r>
          <w:rPr>
            <w:rFonts w:hint="eastAsia" w:ascii="Times New Roman" w:hAnsi="Times New Roman" w:eastAsia="宋体" w:cs="楷体_GB2312"/>
            <w:color w:val="000000" w:themeColor="text1"/>
            <w:sz w:val="24"/>
            <w:szCs w:val="24"/>
            <w:lang w:val="en-US" w:eastAsia="zh-CN"/>
            <w14:textFill>
              <w14:solidFill>
                <w14:schemeClr w14:val="tx1"/>
              </w14:solidFill>
            </w14:textFill>
          </w:rPr>
          <w:t>，</w:t>
        </w:r>
      </w:ins>
      <w:ins w:id="54" w:author="谢梦燕" w:date="2026-04-17T15:33:27Z">
        <w:r>
          <w:rPr>
            <w:rFonts w:hint="eastAsia" w:ascii="Times New Roman" w:hAnsi="Times New Roman" w:eastAsia="宋体" w:cs="楷体_GB2312"/>
            <w:color w:val="000000" w:themeColor="text1"/>
            <w:sz w:val="24"/>
            <w:szCs w:val="24"/>
            <w:lang w:val="en-US" w:eastAsia="zh-CN"/>
            <w14:textFill>
              <w14:solidFill>
                <w14:schemeClr w14:val="tx1"/>
              </w14:solidFill>
            </w14:textFill>
          </w:rPr>
          <w:t>MP</w:t>
        </w:r>
      </w:ins>
      <w:ins w:id="55" w:author="谢梦燕" w:date="2026-04-17T15:33:28Z">
        <w:r>
          <w:rPr>
            <w:rFonts w:hint="eastAsia" w:ascii="Times New Roman" w:hAnsi="Times New Roman" w:eastAsia="宋体" w:cs="楷体_GB2312"/>
            <w:color w:val="000000" w:themeColor="text1"/>
            <w:sz w:val="24"/>
            <w:szCs w:val="24"/>
            <w:lang w:val="en-US" w:eastAsia="zh-CN"/>
            <w14:textFill>
              <w14:solidFill>
                <w14:schemeClr w14:val="tx1"/>
              </w14:solidFill>
            </w14:textFill>
          </w:rPr>
          <w:t>M</w:t>
        </w:r>
      </w:ins>
      <w:ins w:id="56" w:author="谢梦燕" w:date="2026-04-17T15:33:31Z">
        <w:r>
          <w:rPr>
            <w:rFonts w:hint="eastAsia" w:ascii="Times New Roman" w:hAnsi="Times New Roman" w:eastAsia="宋体" w:cs="楷体_GB2312"/>
            <w:color w:val="000000" w:themeColor="text1"/>
            <w:sz w:val="24"/>
            <w:szCs w:val="24"/>
            <w:lang w:val="en-US" w:eastAsia="zh-CN"/>
            <w14:textFill>
              <w14:solidFill>
                <w14:schemeClr w14:val="tx1"/>
              </w14:solidFill>
            </w14:textFill>
          </w:rPr>
          <w:t>指南</w:t>
        </w:r>
      </w:ins>
      <w:ins w:id="57" w:author="谢梦燕" w:date="2026-04-17T15:33:42Z">
        <w:r>
          <w:rPr>
            <w:rFonts w:hint="eastAsia" w:ascii="Times New Roman" w:hAnsi="Times New Roman" w:eastAsia="宋体" w:cs="楷体_GB2312"/>
            <w:color w:val="000000" w:themeColor="text1"/>
            <w:sz w:val="24"/>
            <w:szCs w:val="24"/>
            <w:lang w:val="en-US" w:eastAsia="zh-CN"/>
            <w14:textFill>
              <w14:solidFill>
                <w14:schemeClr w14:val="tx1"/>
              </w14:solidFill>
            </w14:textFill>
          </w:rPr>
          <w:t>不推荐任何预后生物标志物用于临床</w:t>
        </w:r>
      </w:ins>
      <w:ins w:id="58" w:author="谢梦燕" w:date="2026-04-17T15:32:46Z">
        <w:r>
          <w:rPr>
            <w:rFonts w:hint="eastAsia" w:ascii="Times New Roman" w:hAnsi="Times New Roman" w:eastAsia="宋体" w:cs="楷体_GB2312"/>
            <w:color w:val="000000" w:themeColor="text1"/>
            <w:sz w:val="24"/>
            <w:szCs w:val="24"/>
            <w:lang w:val="en-US" w:eastAsia="zh-CN"/>
            <w14:textFill>
              <w14:solidFill>
                <w14:schemeClr w14:val="tx1"/>
              </w14:solidFill>
            </w14:textFill>
          </w:rPr>
          <w:t>。</w:t>
        </w:r>
      </w:ins>
      <w:ins w:id="59" w:author="谢梦燕" w:date="2026-06-22T23:24:39Z">
        <w:r>
          <w:rPr>
            <w:rFonts w:hint="eastAsia" w:ascii="Times New Roman" w:hAnsi="Times New Roman" w:eastAsia="宋体" w:cs="楷体_GB2312"/>
            <w:color w:val="000000" w:themeColor="text1"/>
            <w:sz w:val="24"/>
            <w:szCs w:val="24"/>
            <w14:textFill>
              <w14:solidFill>
                <w14:schemeClr w14:val="tx1"/>
              </w14:solidFill>
            </w14:textFill>
          </w:rPr>
          <w:t>这一现状凸显了MPM精准诊疗工具开发的迫切性。</w:t>
        </w:r>
      </w:ins>
    </w:p>
    <w:p w14:paraId="78274D6F">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ins w:id="60" w:author="谢梦燕" w:date="2026-06-22T23:24:59Z"/>
          <w:rFonts w:hint="eastAsia" w:ascii="Times New Roman" w:hAnsi="Times New Roman" w:eastAsia="宋体" w:cs="楷体_GB2312"/>
          <w:color w:val="000000" w:themeColor="text1"/>
          <w:sz w:val="24"/>
          <w:szCs w:val="24"/>
          <w14:textFill>
            <w14:solidFill>
              <w14:schemeClr w14:val="tx1"/>
            </w14:solidFill>
          </w14:textFill>
        </w:rPr>
      </w:pPr>
    </w:p>
    <w:p w14:paraId="438311B6">
      <w:pPr>
        <w:numPr>
          <w:ilvl w:val="0"/>
          <w:numId w:val="2"/>
        </w:numPr>
        <w:spacing w:line="336" w:lineRule="auto"/>
        <w:ind w:left="425" w:hanging="425" w:firstLineChars="0"/>
        <w:rPr>
          <w:ins w:id="62" w:author="谢梦燕" w:date="2026-04-17T15:45:24Z"/>
          <w:rFonts w:hint="eastAsia" w:ascii="Times New Roman" w:hAnsi="Times New Roman" w:eastAsia="宋体" w:cs="楷体_GB2312"/>
          <w:b/>
          <w:bCs/>
          <w:color w:val="000000" w:themeColor="text1"/>
          <w:sz w:val="24"/>
          <w:szCs w:val="24"/>
          <w:lang w:val="en-US" w:eastAsia="zh-CN"/>
          <w14:textFill>
            <w14:solidFill>
              <w14:schemeClr w14:val="tx1"/>
            </w14:solidFill>
          </w14:textFill>
        </w:rPr>
        <w:pPrChange w:id="61" w:author="谢梦燕" w:date="2026-06-22T23:24:59Z">
          <w:pPr>
            <w:spacing w:line="360" w:lineRule="auto"/>
            <w:ind w:firstLine="560" w:firstLineChars="200"/>
          </w:pPr>
        </w:pPrChange>
      </w:pPr>
      <w:ins w:id="63" w:author="谢梦燕" w:date="2026-06-22T23:25:12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类器官技术与AI的深度融合为罕见肿瘤诊疗破冰提供新路径</w:t>
        </w:r>
      </w:ins>
    </w:p>
    <w:p w14:paraId="5EDFE232">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del w:id="64" w:author="谢梦燕" w:date="2026-04-17T15:51:06Z"/>
          <w:rFonts w:hint="default" w:ascii="Times New Roman" w:hAnsi="Times New Roman" w:eastAsia="宋体" w:cs="楷体_GB2312"/>
          <w:color w:val="000000" w:themeColor="text1"/>
          <w:sz w:val="24"/>
          <w:szCs w:val="24"/>
          <w:lang w:val="en-US" w:eastAsia="zh-CN"/>
          <w14:textFill>
            <w14:solidFill>
              <w14:schemeClr w14:val="tx1"/>
            </w14:solidFill>
          </w14:textFill>
        </w:rPr>
      </w:pPr>
      <w:ins w:id="65" w:author="谢梦燕" w:date="2026-04-17T15:46:30Z">
        <w:r>
          <w:rPr>
            <w:rFonts w:hint="eastAsia" w:ascii="Times New Roman" w:hAnsi="Times New Roman" w:eastAsia="宋体" w:cs="楷体_GB2312"/>
            <w:color w:val="000000" w:themeColor="text1"/>
            <w:sz w:val="24"/>
            <w:szCs w:val="24"/>
            <w:lang w:val="en-US" w:eastAsia="zh-CN"/>
            <w14:textFill>
              <w14:solidFill>
                <w14:schemeClr w14:val="tx1"/>
              </w14:solidFill>
            </w14:textFill>
          </w:rPr>
          <w:t>肿瘤</w:t>
        </w:r>
      </w:ins>
      <w:ins w:id="66" w:author="谢梦燕" w:date="2026-04-17T15:46:32Z">
        <w:r>
          <w:rPr>
            <w:rFonts w:hint="eastAsia" w:ascii="Times New Roman" w:hAnsi="Times New Roman" w:eastAsia="宋体" w:cs="楷体_GB2312"/>
            <w:color w:val="000000" w:themeColor="text1"/>
            <w:sz w:val="24"/>
            <w:szCs w:val="24"/>
            <w:lang w:val="en-US" w:eastAsia="zh-CN"/>
            <w14:textFill>
              <w14:solidFill>
                <w14:schemeClr w14:val="tx1"/>
              </w14:solidFill>
            </w14:textFill>
          </w:rPr>
          <w:t>类器官</w:t>
        </w:r>
      </w:ins>
      <w:ins w:id="67" w:author="谢梦燕" w:date="2026-04-17T15:49:34Z">
        <w:r>
          <w:rPr>
            <w:rFonts w:hint="eastAsia" w:ascii="Times New Roman" w:hAnsi="Times New Roman" w:eastAsia="宋体" w:cs="楷体_GB2312"/>
            <w:color w:val="000000" w:themeColor="text1"/>
            <w:sz w:val="24"/>
            <w:szCs w:val="24"/>
            <w:lang w:val="en-US" w:eastAsia="zh-CN"/>
            <w14:textFill>
              <w14:solidFill>
                <w14:schemeClr w14:val="tx1"/>
              </w14:solidFill>
            </w14:textFill>
          </w:rPr>
          <w:t>（</w:t>
        </w:r>
      </w:ins>
      <w:ins w:id="68" w:author="谢梦燕" w:date="2026-04-17T15:49:35Z">
        <w:r>
          <w:rPr>
            <w:rFonts w:hint="eastAsia" w:ascii="Times New Roman" w:hAnsi="Times New Roman" w:eastAsia="宋体" w:cs="楷体_GB2312"/>
            <w:color w:val="000000" w:themeColor="text1"/>
            <w:sz w:val="24"/>
            <w:szCs w:val="24"/>
            <w:lang w:val="en-US" w:eastAsia="zh-CN"/>
            <w14:textFill>
              <w14:solidFill>
                <w14:schemeClr w14:val="tx1"/>
              </w14:solidFill>
            </w14:textFill>
          </w:rPr>
          <w:t>P</w:t>
        </w:r>
      </w:ins>
      <w:ins w:id="69" w:author="谢梦燕" w:date="2026-04-17T15:49:37Z">
        <w:r>
          <w:rPr>
            <w:rFonts w:hint="eastAsia" w:ascii="Times New Roman" w:hAnsi="Times New Roman" w:eastAsia="宋体" w:cs="楷体_GB2312"/>
            <w:color w:val="000000" w:themeColor="text1"/>
            <w:sz w:val="24"/>
            <w:szCs w:val="24"/>
            <w:lang w:val="en-US" w:eastAsia="zh-CN"/>
            <w14:textFill>
              <w14:solidFill>
                <w14:schemeClr w14:val="tx1"/>
              </w14:solidFill>
            </w14:textFill>
          </w:rPr>
          <w:t>DO</w:t>
        </w:r>
      </w:ins>
      <w:ins w:id="70" w:author="谢梦燕" w:date="2026-04-17T15:49:34Z">
        <w:r>
          <w:rPr>
            <w:rFonts w:hint="eastAsia" w:ascii="Times New Roman" w:hAnsi="Times New Roman" w:eastAsia="宋体" w:cs="楷体_GB2312"/>
            <w:color w:val="000000" w:themeColor="text1"/>
            <w:sz w:val="24"/>
            <w:szCs w:val="24"/>
            <w:lang w:val="en-US" w:eastAsia="zh-CN"/>
            <w14:textFill>
              <w14:solidFill>
                <w14:schemeClr w14:val="tx1"/>
              </w14:solidFill>
            </w14:textFill>
          </w:rPr>
          <w:t>）</w:t>
        </w:r>
      </w:ins>
      <w:ins w:id="71" w:author="谢梦燕" w:date="2026-04-17T15:47:02Z">
        <w:r>
          <w:rPr>
            <w:rFonts w:hint="eastAsia" w:ascii="Times New Roman" w:hAnsi="Times New Roman" w:eastAsia="宋体" w:cs="楷体_GB2312"/>
            <w:color w:val="000000" w:themeColor="text1"/>
            <w:sz w:val="24"/>
            <w:szCs w:val="24"/>
            <w:lang w:val="en-US" w:eastAsia="zh-CN"/>
            <w14:textFill>
              <w14:solidFill>
                <w14:schemeClr w14:val="tx1"/>
              </w14:solidFill>
            </w14:textFill>
          </w:rPr>
          <w:t>保留了</w:t>
        </w:r>
      </w:ins>
      <w:ins w:id="72" w:author="谢梦燕" w:date="2026-04-17T15:47:04Z">
        <w:r>
          <w:rPr>
            <w:rFonts w:hint="eastAsia" w:ascii="Times New Roman" w:hAnsi="Times New Roman" w:eastAsia="宋体" w:cs="楷体_GB2312"/>
            <w:color w:val="000000" w:themeColor="text1"/>
            <w:sz w:val="24"/>
            <w:szCs w:val="24"/>
            <w:lang w:val="en-US" w:eastAsia="zh-CN"/>
            <w14:textFill>
              <w14:solidFill>
                <w14:schemeClr w14:val="tx1"/>
              </w14:solidFill>
            </w14:textFill>
          </w:rPr>
          <w:t>肿瘤的</w:t>
        </w:r>
      </w:ins>
      <w:ins w:id="73" w:author="谢梦燕" w:date="2026-04-17T15:47:08Z">
        <w:r>
          <w:rPr>
            <w:rFonts w:hint="eastAsia" w:ascii="Times New Roman" w:hAnsi="Times New Roman" w:eastAsia="宋体" w:cs="楷体_GB2312"/>
            <w:color w:val="000000" w:themeColor="text1"/>
            <w:sz w:val="24"/>
            <w:szCs w:val="24"/>
            <w:lang w:val="en-US" w:eastAsia="zh-CN"/>
            <w14:textFill>
              <w14:solidFill>
                <w14:schemeClr w14:val="tx1"/>
              </w14:solidFill>
            </w14:textFill>
          </w:rPr>
          <w:t>异质性，</w:t>
        </w:r>
      </w:ins>
      <w:ins w:id="74" w:author="谢梦燕" w:date="2026-04-17T15:48:12Z">
        <w:r>
          <w:rPr>
            <w:rFonts w:hint="eastAsia" w:ascii="Times New Roman" w:hAnsi="Times New Roman" w:eastAsia="宋体" w:cs="楷体_GB2312"/>
            <w:color w:val="000000" w:themeColor="text1"/>
            <w:sz w:val="24"/>
            <w:szCs w:val="24"/>
            <w:lang w:val="en-US" w:eastAsia="zh-CN"/>
            <w14:textFill>
              <w14:solidFill>
                <w14:schemeClr w14:val="tx1"/>
              </w14:solidFill>
            </w14:textFill>
          </w:rPr>
          <w:t>以</w:t>
        </w:r>
      </w:ins>
      <w:ins w:id="75" w:author="谢梦燕" w:date="2026-04-17T15:48:13Z">
        <w:r>
          <w:rPr>
            <w:rFonts w:hint="eastAsia" w:ascii="Times New Roman" w:hAnsi="Times New Roman" w:eastAsia="宋体" w:cs="楷体_GB2312"/>
            <w:color w:val="000000" w:themeColor="text1"/>
            <w:sz w:val="24"/>
            <w:szCs w:val="24"/>
            <w:lang w:val="en-US" w:eastAsia="zh-CN"/>
            <w14:textFill>
              <w14:solidFill>
                <w14:schemeClr w14:val="tx1"/>
              </w14:solidFill>
            </w14:textFill>
          </w:rPr>
          <w:t>其</w:t>
        </w:r>
      </w:ins>
      <w:ins w:id="76" w:author="谢梦燕" w:date="2026-04-17T15:48:14Z">
        <w:r>
          <w:rPr>
            <w:rFonts w:hint="eastAsia" w:ascii="Times New Roman" w:hAnsi="Times New Roman" w:eastAsia="宋体" w:cs="楷体_GB2312"/>
            <w:color w:val="000000" w:themeColor="text1"/>
            <w:sz w:val="24"/>
            <w:szCs w:val="24"/>
            <w:lang w:val="en-US" w:eastAsia="zh-CN"/>
            <w14:textFill>
              <w14:solidFill>
                <w14:schemeClr w14:val="tx1"/>
              </w14:solidFill>
            </w14:textFill>
          </w:rPr>
          <w:t>为</w:t>
        </w:r>
      </w:ins>
      <w:ins w:id="77" w:author="谢梦燕" w:date="2026-04-17T15:48:15Z">
        <w:r>
          <w:rPr>
            <w:rFonts w:hint="eastAsia" w:ascii="Times New Roman" w:hAnsi="Times New Roman" w:eastAsia="宋体" w:cs="楷体_GB2312"/>
            <w:color w:val="000000" w:themeColor="text1"/>
            <w:sz w:val="24"/>
            <w:szCs w:val="24"/>
            <w:lang w:val="en-US" w:eastAsia="zh-CN"/>
            <w14:textFill>
              <w14:solidFill>
                <w14:schemeClr w14:val="tx1"/>
              </w14:solidFill>
            </w14:textFill>
          </w:rPr>
          <w:t>模型的</w:t>
        </w:r>
      </w:ins>
      <w:ins w:id="78" w:author="谢梦燕" w:date="2026-04-17T15:48:33Z">
        <w:r>
          <w:rPr>
            <w:rFonts w:hint="eastAsia" w:ascii="Times New Roman" w:hAnsi="Times New Roman" w:eastAsia="宋体" w:cs="楷体_GB2312"/>
            <w:color w:val="000000" w:themeColor="text1"/>
            <w:sz w:val="24"/>
            <w:szCs w:val="24"/>
            <w:lang w:val="en-US" w:eastAsia="zh-CN"/>
            <w14:textFill>
              <w14:solidFill>
                <w14:schemeClr w14:val="tx1"/>
              </w14:solidFill>
            </w14:textFill>
          </w:rPr>
          <w:t>转化研究</w:t>
        </w:r>
      </w:ins>
      <w:ins w:id="79" w:author="谢梦燕" w:date="2026-04-17T15:48:47Z">
        <w:r>
          <w:rPr>
            <w:rFonts w:hint="eastAsia" w:ascii="Times New Roman" w:hAnsi="Times New Roman" w:eastAsia="宋体" w:cs="楷体_GB2312"/>
            <w:color w:val="000000" w:themeColor="text1"/>
            <w:sz w:val="24"/>
            <w:szCs w:val="24"/>
            <w:lang w:val="en-US" w:eastAsia="zh-CN"/>
            <w14:textFill>
              <w14:solidFill>
                <w14:schemeClr w14:val="tx1"/>
              </w14:solidFill>
            </w14:textFill>
          </w:rPr>
          <w:t>具备</w:t>
        </w:r>
      </w:ins>
      <w:ins w:id="80" w:author="谢梦燕" w:date="2026-04-17T15:48:52Z">
        <w:r>
          <w:rPr>
            <w:rFonts w:hint="eastAsia" w:ascii="Times New Roman" w:hAnsi="Times New Roman" w:eastAsia="宋体" w:cs="楷体_GB2312"/>
            <w:color w:val="000000" w:themeColor="text1"/>
            <w:sz w:val="24"/>
            <w:szCs w:val="24"/>
            <w:lang w:val="en-US" w:eastAsia="zh-CN"/>
            <w14:textFill>
              <w14:solidFill>
                <w14:schemeClr w14:val="tx1"/>
              </w14:solidFill>
            </w14:textFill>
          </w:rPr>
          <w:t>直接应用</w:t>
        </w:r>
      </w:ins>
      <w:ins w:id="81" w:author="谢梦燕" w:date="2026-04-17T15:48:55Z">
        <w:r>
          <w:rPr>
            <w:rFonts w:hint="eastAsia" w:ascii="Times New Roman" w:hAnsi="Times New Roman" w:eastAsia="宋体" w:cs="楷体_GB2312"/>
            <w:color w:val="000000" w:themeColor="text1"/>
            <w:sz w:val="24"/>
            <w:szCs w:val="24"/>
            <w:lang w:val="en-US" w:eastAsia="zh-CN"/>
            <w14:textFill>
              <w14:solidFill>
                <w14:schemeClr w14:val="tx1"/>
              </w14:solidFill>
            </w14:textFill>
          </w:rPr>
          <w:t>在临床</w:t>
        </w:r>
      </w:ins>
      <w:ins w:id="82" w:author="谢梦燕" w:date="2026-04-17T15:48:58Z">
        <w:r>
          <w:rPr>
            <w:rFonts w:hint="eastAsia" w:ascii="Times New Roman" w:hAnsi="Times New Roman" w:eastAsia="宋体" w:cs="楷体_GB2312"/>
            <w:color w:val="000000" w:themeColor="text1"/>
            <w:sz w:val="24"/>
            <w:szCs w:val="24"/>
            <w:lang w:val="en-US" w:eastAsia="zh-CN"/>
            <w14:textFill>
              <w14:solidFill>
                <w14:schemeClr w14:val="tx1"/>
              </w14:solidFill>
            </w14:textFill>
          </w:rPr>
          <w:t>环境的</w:t>
        </w:r>
      </w:ins>
      <w:ins w:id="83" w:author="谢梦燕" w:date="2026-04-17T15:49:01Z">
        <w:r>
          <w:rPr>
            <w:rFonts w:hint="eastAsia" w:ascii="Times New Roman" w:hAnsi="Times New Roman" w:eastAsia="宋体" w:cs="楷体_GB2312"/>
            <w:color w:val="000000" w:themeColor="text1"/>
            <w:sz w:val="24"/>
            <w:szCs w:val="24"/>
            <w:lang w:val="en-US" w:eastAsia="zh-CN"/>
            <w14:textFill>
              <w14:solidFill>
                <w14:schemeClr w14:val="tx1"/>
              </w14:solidFill>
            </w14:textFill>
          </w:rPr>
          <w:t>极大潜力。</w:t>
        </w:r>
      </w:ins>
      <w:ins w:id="84" w:author="谢梦燕" w:date="2026-04-17T15:46:11Z">
        <w:r>
          <w:rPr>
            <w:rFonts w:hint="eastAsia" w:ascii="Times New Roman" w:hAnsi="Times New Roman" w:eastAsia="宋体" w:cs="楷体_GB2312"/>
            <w:color w:val="000000" w:themeColor="text1"/>
            <w:sz w:val="24"/>
            <w:szCs w:val="24"/>
            <w:lang w:val="en-US" w:eastAsia="zh-CN"/>
            <w14:textFill>
              <w14:solidFill>
                <w14:schemeClr w14:val="tx1"/>
              </w14:solidFill>
            </w14:textFill>
          </w:rPr>
          <w:t>针对</w:t>
        </w:r>
      </w:ins>
      <w:ins w:id="85" w:author="谢梦燕" w:date="2026-04-17T15:45:59Z">
        <w:r>
          <w:rPr>
            <w:rFonts w:hint="eastAsia" w:ascii="Times New Roman" w:hAnsi="Times New Roman" w:eastAsia="宋体" w:cs="楷体_GB2312"/>
            <w:color w:val="000000" w:themeColor="text1"/>
            <w:sz w:val="24"/>
            <w:szCs w:val="24"/>
            <w:lang w:val="en-US" w:eastAsia="zh-CN"/>
            <w14:textFill>
              <w14:solidFill>
                <w14:schemeClr w14:val="tx1"/>
              </w14:solidFill>
            </w14:textFill>
          </w:rPr>
          <w:t>晚期</w:t>
        </w:r>
      </w:ins>
      <w:ins w:id="86" w:author="谢梦燕" w:date="2026-04-17T15:46:02Z">
        <w:r>
          <w:rPr>
            <w:rFonts w:hint="eastAsia" w:ascii="Times New Roman" w:hAnsi="Times New Roman" w:eastAsia="宋体" w:cs="楷体_GB2312"/>
            <w:color w:val="000000" w:themeColor="text1"/>
            <w:sz w:val="24"/>
            <w:szCs w:val="24"/>
            <w:lang w:val="en-US" w:eastAsia="zh-CN"/>
            <w14:textFill>
              <w14:solidFill>
                <w14:schemeClr w14:val="tx1"/>
              </w14:solidFill>
            </w14:textFill>
          </w:rPr>
          <w:t>难治性</w:t>
        </w:r>
      </w:ins>
      <w:ins w:id="87" w:author="谢梦燕" w:date="2026-04-17T15:46:17Z">
        <w:r>
          <w:rPr>
            <w:rFonts w:hint="eastAsia" w:ascii="Times New Roman" w:hAnsi="Times New Roman" w:eastAsia="宋体" w:cs="楷体_GB2312"/>
            <w:color w:val="000000" w:themeColor="text1"/>
            <w:sz w:val="24"/>
            <w:szCs w:val="24"/>
            <w:lang w:val="en-US" w:eastAsia="zh-CN"/>
            <w14:textFill>
              <w14:solidFill>
                <w14:schemeClr w14:val="tx1"/>
              </w14:solidFill>
            </w14:textFill>
          </w:rPr>
          <w:t>肿瘤，</w:t>
        </w:r>
      </w:ins>
      <w:ins w:id="88" w:author="谢梦燕" w:date="2026-04-17T15:49:42Z">
        <w:r>
          <w:rPr>
            <w:rFonts w:hint="eastAsia" w:ascii="Times New Roman" w:hAnsi="Times New Roman" w:eastAsia="宋体" w:cs="楷体_GB2312"/>
            <w:color w:val="000000" w:themeColor="text1"/>
            <w:sz w:val="24"/>
            <w:szCs w:val="24"/>
            <w:lang w:val="en-US" w:eastAsia="zh-CN"/>
            <w14:textFill>
              <w14:solidFill>
                <w14:schemeClr w14:val="tx1"/>
              </w14:solidFill>
            </w14:textFill>
          </w:rPr>
          <w:t>P</w:t>
        </w:r>
      </w:ins>
      <w:ins w:id="89" w:author="谢梦燕" w:date="2026-04-17T15:49:43Z">
        <w:r>
          <w:rPr>
            <w:rFonts w:hint="eastAsia" w:ascii="Times New Roman" w:hAnsi="Times New Roman" w:eastAsia="宋体" w:cs="楷体_GB2312"/>
            <w:color w:val="000000" w:themeColor="text1"/>
            <w:sz w:val="24"/>
            <w:szCs w:val="24"/>
            <w:lang w:val="en-US" w:eastAsia="zh-CN"/>
            <w14:textFill>
              <w14:solidFill>
                <w14:schemeClr w14:val="tx1"/>
              </w14:solidFill>
            </w14:textFill>
          </w:rPr>
          <w:t>DO</w:t>
        </w:r>
      </w:ins>
      <w:ins w:id="90" w:author="谢梦燕" w:date="2026-04-17T15:49:53Z">
        <w:r>
          <w:rPr>
            <w:rFonts w:hint="eastAsia" w:ascii="Times New Roman" w:hAnsi="Times New Roman" w:eastAsia="宋体" w:cs="楷体_GB2312"/>
            <w:color w:val="000000" w:themeColor="text1"/>
            <w:sz w:val="24"/>
            <w:szCs w:val="24"/>
            <w:lang w:val="en-US" w:eastAsia="zh-CN"/>
            <w14:textFill>
              <w14:solidFill>
                <w14:schemeClr w14:val="tx1"/>
              </w14:solidFill>
            </w14:textFill>
          </w:rPr>
          <w:t>模型</w:t>
        </w:r>
      </w:ins>
      <w:ins w:id="91" w:author="谢梦燕" w:date="2026-04-17T15:49:56Z">
        <w:r>
          <w:rPr>
            <w:rFonts w:hint="eastAsia" w:ascii="Times New Roman" w:hAnsi="Times New Roman" w:eastAsia="宋体" w:cs="楷体_GB2312"/>
            <w:color w:val="000000" w:themeColor="text1"/>
            <w:sz w:val="24"/>
            <w:szCs w:val="24"/>
            <w:lang w:val="en-US" w:eastAsia="zh-CN"/>
            <w14:textFill>
              <w14:solidFill>
                <w14:schemeClr w14:val="tx1"/>
              </w14:solidFill>
            </w14:textFill>
          </w:rPr>
          <w:t>的</w:t>
        </w:r>
      </w:ins>
      <w:ins w:id="92" w:author="谢梦燕" w:date="2026-04-17T15:50:02Z">
        <w:r>
          <w:rPr>
            <w:rFonts w:hint="eastAsia" w:ascii="Times New Roman" w:hAnsi="Times New Roman" w:eastAsia="宋体" w:cs="楷体_GB2312"/>
            <w:color w:val="000000" w:themeColor="text1"/>
            <w:sz w:val="24"/>
            <w:szCs w:val="24"/>
            <w:lang w:val="en-US" w:eastAsia="zh-CN"/>
            <w14:textFill>
              <w14:solidFill>
                <w14:schemeClr w14:val="tx1"/>
              </w14:solidFill>
            </w14:textFill>
          </w:rPr>
          <w:t>成功建立</w:t>
        </w:r>
      </w:ins>
      <w:ins w:id="93" w:author="谢梦燕" w:date="2026-04-17T15:50:06Z">
        <w:r>
          <w:rPr>
            <w:rFonts w:hint="eastAsia" w:ascii="Times New Roman" w:hAnsi="Times New Roman" w:eastAsia="宋体" w:cs="楷体_GB2312"/>
            <w:color w:val="000000" w:themeColor="text1"/>
            <w:sz w:val="24"/>
            <w:szCs w:val="24"/>
            <w:lang w:val="en-US" w:eastAsia="zh-CN"/>
            <w14:textFill>
              <w14:solidFill>
                <w14:schemeClr w14:val="tx1"/>
              </w14:solidFill>
            </w14:textFill>
          </w:rPr>
          <w:t>将为患者</w:t>
        </w:r>
      </w:ins>
      <w:ins w:id="94" w:author="谢梦燕" w:date="2026-04-17T15:50:08Z">
        <w:r>
          <w:rPr>
            <w:rFonts w:hint="eastAsia" w:ascii="Times New Roman" w:hAnsi="Times New Roman" w:eastAsia="宋体" w:cs="楷体_GB2312"/>
            <w:color w:val="000000" w:themeColor="text1"/>
            <w:sz w:val="24"/>
            <w:szCs w:val="24"/>
            <w:lang w:val="en-US" w:eastAsia="zh-CN"/>
            <w14:textFill>
              <w14:solidFill>
                <w14:schemeClr w14:val="tx1"/>
              </w14:solidFill>
            </w14:textFill>
          </w:rPr>
          <w:t>提供</w:t>
        </w:r>
      </w:ins>
      <w:ins w:id="95" w:author="谢梦燕" w:date="2026-04-17T15:50:11Z">
        <w:r>
          <w:rPr>
            <w:rFonts w:hint="eastAsia" w:ascii="Times New Roman" w:hAnsi="Times New Roman" w:eastAsia="宋体" w:cs="楷体_GB2312"/>
            <w:color w:val="000000" w:themeColor="text1"/>
            <w:sz w:val="24"/>
            <w:szCs w:val="24"/>
            <w:lang w:val="en-US" w:eastAsia="zh-CN"/>
            <w14:textFill>
              <w14:solidFill>
                <w14:schemeClr w14:val="tx1"/>
              </w14:solidFill>
            </w14:textFill>
          </w:rPr>
          <w:t>个体化、</w:t>
        </w:r>
      </w:ins>
      <w:ins w:id="96" w:author="谢梦燕" w:date="2026-04-17T15:50:14Z">
        <w:r>
          <w:rPr>
            <w:rFonts w:hint="eastAsia" w:ascii="Times New Roman" w:hAnsi="Times New Roman" w:eastAsia="宋体" w:cs="楷体_GB2312"/>
            <w:color w:val="000000" w:themeColor="text1"/>
            <w:sz w:val="24"/>
            <w:szCs w:val="24"/>
            <w:lang w:val="en-US" w:eastAsia="zh-CN"/>
            <w14:textFill>
              <w14:solidFill>
                <w14:schemeClr w14:val="tx1"/>
              </w14:solidFill>
            </w14:textFill>
          </w:rPr>
          <w:t>可存储</w:t>
        </w:r>
      </w:ins>
      <w:ins w:id="97" w:author="谢梦燕" w:date="2026-04-17T15:50:15Z">
        <w:r>
          <w:rPr>
            <w:rFonts w:hint="eastAsia" w:ascii="Times New Roman" w:hAnsi="Times New Roman" w:eastAsia="宋体" w:cs="楷体_GB2312"/>
            <w:color w:val="000000" w:themeColor="text1"/>
            <w:sz w:val="24"/>
            <w:szCs w:val="24"/>
            <w:lang w:val="en-US" w:eastAsia="zh-CN"/>
            <w14:textFill>
              <w14:solidFill>
                <w14:schemeClr w14:val="tx1"/>
              </w14:solidFill>
            </w14:textFill>
          </w:rPr>
          <w:t>、</w:t>
        </w:r>
      </w:ins>
      <w:ins w:id="98" w:author="谢梦燕" w:date="2026-04-17T15:50:48Z">
        <w:r>
          <w:rPr>
            <w:rFonts w:hint="eastAsia" w:ascii="Times New Roman" w:hAnsi="Times New Roman" w:eastAsia="宋体" w:cs="楷体_GB2312"/>
            <w:color w:val="000000" w:themeColor="text1"/>
            <w:sz w:val="24"/>
            <w:szCs w:val="24"/>
            <w:lang w:val="en-US" w:eastAsia="zh-CN"/>
            <w14:textFill>
              <w14:solidFill>
                <w14:schemeClr w14:val="tx1"/>
              </w14:solidFill>
            </w14:textFill>
          </w:rPr>
          <w:t>具备显著</w:t>
        </w:r>
      </w:ins>
      <w:ins w:id="99" w:author="谢梦燕" w:date="2026-04-17T15:50:51Z">
        <w:r>
          <w:rPr>
            <w:rFonts w:hint="eastAsia" w:ascii="Times New Roman" w:hAnsi="Times New Roman" w:eastAsia="宋体" w:cs="楷体_GB2312"/>
            <w:color w:val="000000" w:themeColor="text1"/>
            <w:sz w:val="24"/>
            <w:szCs w:val="24"/>
            <w:lang w:val="en-US" w:eastAsia="zh-CN"/>
            <w14:textFill>
              <w14:solidFill>
                <w14:schemeClr w14:val="tx1"/>
              </w14:solidFill>
            </w14:textFill>
          </w:rPr>
          <w:t>成本优势的</w:t>
        </w:r>
      </w:ins>
      <w:ins w:id="100" w:author="谢梦燕" w:date="2026-04-17T15:51:00Z">
        <w:r>
          <w:rPr>
            <w:rFonts w:hint="eastAsia" w:ascii="Times New Roman" w:hAnsi="Times New Roman" w:eastAsia="宋体" w:cs="楷体_GB2312"/>
            <w:color w:val="000000" w:themeColor="text1"/>
            <w:sz w:val="24"/>
            <w:szCs w:val="24"/>
            <w:lang w:val="en-US" w:eastAsia="zh-CN"/>
            <w14:textFill>
              <w14:solidFill>
                <w14:schemeClr w14:val="tx1"/>
              </w14:solidFill>
            </w14:textFill>
          </w:rPr>
          <w:t>高通量</w:t>
        </w:r>
      </w:ins>
      <w:ins w:id="101" w:author="谢梦燕" w:date="2026-04-17T15:51:03Z">
        <w:r>
          <w:rPr>
            <w:rFonts w:hint="eastAsia" w:ascii="Times New Roman" w:hAnsi="Times New Roman" w:eastAsia="宋体" w:cs="楷体_GB2312"/>
            <w:color w:val="000000" w:themeColor="text1"/>
            <w:sz w:val="24"/>
            <w:szCs w:val="24"/>
            <w:lang w:val="en-US" w:eastAsia="zh-CN"/>
            <w14:textFill>
              <w14:solidFill>
                <w14:schemeClr w14:val="tx1"/>
              </w14:solidFill>
            </w14:textFill>
          </w:rPr>
          <w:t>药物筛选</w:t>
        </w:r>
      </w:ins>
      <w:ins w:id="102" w:author="谢梦燕" w:date="2026-04-17T15:51:04Z">
        <w:r>
          <w:rPr>
            <w:rFonts w:hint="eastAsia" w:ascii="Times New Roman" w:hAnsi="Times New Roman" w:eastAsia="宋体" w:cs="楷体_GB2312"/>
            <w:color w:val="000000" w:themeColor="text1"/>
            <w:sz w:val="24"/>
            <w:szCs w:val="24"/>
            <w:lang w:val="en-US" w:eastAsia="zh-CN"/>
            <w14:textFill>
              <w14:solidFill>
                <w14:schemeClr w14:val="tx1"/>
              </w14:solidFill>
            </w14:textFill>
          </w:rPr>
          <w:t>平台</w:t>
        </w:r>
      </w:ins>
    </w:p>
    <w:p w14:paraId="3776A449">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ins w:id="103" w:author="谢梦燕" w:date="2026-06-23T09:09:59Z"/>
          <w:rFonts w:hint="eastAsia" w:ascii="Times New Roman" w:hAnsi="Times New Roman" w:eastAsia="宋体" w:cs="楷体_GB2312"/>
          <w:color w:val="000000" w:themeColor="text1"/>
          <w:sz w:val="24"/>
          <w:szCs w:val="24"/>
          <w14:textFill>
            <w14:solidFill>
              <w14:schemeClr w14:val="tx1"/>
            </w14:solidFill>
          </w14:textFill>
        </w:rPr>
      </w:pPr>
      <w:ins w:id="104" w:author="谢梦燕" w:date="2026-04-17T15:52:54Z">
        <w:r>
          <w:rPr>
            <w:rFonts w:hint="eastAsia" w:ascii="Times New Roman" w:hAnsi="Times New Roman" w:eastAsia="宋体" w:cs="楷体_GB2312"/>
            <w:color w:val="000000" w:themeColor="text1"/>
            <w:sz w:val="24"/>
            <w:szCs w:val="24"/>
            <w:lang w:val="en-US" w:eastAsia="zh-CN"/>
            <w14:textFill>
              <w14:solidFill>
                <w14:schemeClr w14:val="tx1"/>
              </w14:solidFill>
            </w14:textFill>
          </w:rPr>
          <w:t>。</w:t>
        </w:r>
      </w:ins>
      <w:ins w:id="105" w:author="谢梦燕" w:date="2026-04-17T15:54:09Z">
        <w:r>
          <w:rPr>
            <w:rFonts w:hint="eastAsia" w:ascii="Times New Roman" w:hAnsi="Times New Roman" w:eastAsia="宋体" w:cs="楷体_GB2312"/>
            <w:color w:val="000000" w:themeColor="text1"/>
            <w:sz w:val="24"/>
            <w:szCs w:val="24"/>
            <w:lang w:val="en-US" w:eastAsia="zh-CN"/>
            <w14:textFill>
              <w14:solidFill>
                <w14:schemeClr w14:val="tx1"/>
              </w14:solidFill>
            </w14:textFill>
          </w:rPr>
          <w:t>既往</w:t>
        </w:r>
      </w:ins>
      <w:ins w:id="106" w:author="谢梦燕" w:date="2026-04-17T15:54:11Z">
        <w:r>
          <w:rPr>
            <w:rFonts w:hint="eastAsia" w:ascii="Times New Roman" w:hAnsi="Times New Roman" w:eastAsia="宋体" w:cs="楷体_GB2312"/>
            <w:color w:val="000000" w:themeColor="text1"/>
            <w:sz w:val="24"/>
            <w:szCs w:val="24"/>
            <w:lang w:val="en-US" w:eastAsia="zh-CN"/>
            <w14:textFill>
              <w14:solidFill>
                <w14:schemeClr w14:val="tx1"/>
              </w14:solidFill>
            </w14:textFill>
          </w:rPr>
          <w:t>研究显示，</w:t>
        </w:r>
      </w:ins>
      <w:r>
        <w:rPr>
          <w:rFonts w:hint="eastAsia" w:ascii="Times New Roman" w:hAnsi="Times New Roman" w:eastAsia="宋体" w:cs="楷体_GB2312"/>
          <w:color w:val="000000" w:themeColor="text1"/>
          <w:sz w:val="24"/>
          <w:szCs w:val="24"/>
          <w14:textFill>
            <w14:solidFill>
              <w14:schemeClr w14:val="tx1"/>
            </w14:solidFill>
          </w14:textFill>
        </w:rPr>
        <w:t>类器官技术</w:t>
      </w:r>
      <w:del w:id="107" w:author="谢梦燕" w:date="2026-04-17T15:54:18Z">
        <w:r>
          <w:rPr>
            <w:rFonts w:hint="default" w:ascii="Times New Roman" w:hAnsi="Times New Roman" w:eastAsia="宋体" w:cs="楷体_GB2312"/>
            <w:color w:val="000000" w:themeColor="text1"/>
            <w:sz w:val="24"/>
            <w:szCs w:val="24"/>
            <w:lang w:val="en-US"/>
            <w14:textFill>
              <w14:solidFill>
                <w14:schemeClr w14:val="tx1"/>
              </w14:solidFill>
            </w14:textFill>
          </w:rPr>
          <w:delText>为</w:delText>
        </w:r>
      </w:del>
      <w:ins w:id="108" w:author="谢梦燕" w:date="2026-04-17T15:54:19Z">
        <w:r>
          <w:rPr>
            <w:rFonts w:hint="eastAsia" w:ascii="Times New Roman" w:hAnsi="Times New Roman" w:eastAsia="宋体" w:cs="楷体_GB2312"/>
            <w:color w:val="000000" w:themeColor="text1"/>
            <w:sz w:val="24"/>
            <w:szCs w:val="24"/>
            <w:lang w:val="en-US" w:eastAsia="zh-CN"/>
            <w14:textFill>
              <w14:solidFill>
                <w14:schemeClr w14:val="tx1"/>
              </w14:solidFill>
            </w14:textFill>
          </w:rPr>
          <w:t>可作为</w:t>
        </w:r>
      </w:ins>
      <w:r>
        <w:rPr>
          <w:rFonts w:hint="eastAsia" w:ascii="Times New Roman" w:hAnsi="Times New Roman" w:eastAsia="宋体" w:cs="楷体_GB2312"/>
          <w:color w:val="000000" w:themeColor="text1"/>
          <w:sz w:val="24"/>
          <w:szCs w:val="24"/>
          <w14:textFill>
            <w14:solidFill>
              <w14:schemeClr w14:val="tx1"/>
            </w14:solidFill>
          </w14:textFill>
        </w:rPr>
        <w:t>MPM个体化药物筛选</w:t>
      </w:r>
      <w:del w:id="109" w:author="谢梦燕" w:date="2026-04-17T15:54:24Z">
        <w:r>
          <w:rPr>
            <w:rFonts w:hint="default" w:ascii="Times New Roman" w:hAnsi="Times New Roman" w:eastAsia="宋体" w:cs="楷体_GB2312"/>
            <w:color w:val="000000" w:themeColor="text1"/>
            <w:sz w:val="24"/>
            <w:szCs w:val="24"/>
            <w:lang w:val="en-US"/>
            <w14:textFill>
              <w14:solidFill>
                <w14:schemeClr w14:val="tx1"/>
              </w14:solidFill>
            </w14:textFill>
          </w:rPr>
          <w:delText>提供</w:delText>
        </w:r>
      </w:del>
      <w:ins w:id="110" w:author="谢梦燕" w:date="2026-04-17T15:54:25Z">
        <w:r>
          <w:rPr>
            <w:rFonts w:hint="eastAsia" w:ascii="Times New Roman" w:hAnsi="Times New Roman" w:eastAsia="宋体" w:cs="楷体_GB2312"/>
            <w:color w:val="000000" w:themeColor="text1"/>
            <w:sz w:val="24"/>
            <w:szCs w:val="24"/>
            <w:lang w:val="en-US" w:eastAsia="zh-CN"/>
            <w14:textFill>
              <w14:solidFill>
                <w14:schemeClr w14:val="tx1"/>
              </w14:solidFill>
            </w14:textFill>
          </w:rPr>
          <w:t>的</w:t>
        </w:r>
      </w:ins>
      <w:r>
        <w:rPr>
          <w:rFonts w:hint="eastAsia" w:ascii="Times New Roman" w:hAnsi="Times New Roman" w:eastAsia="宋体" w:cs="楷体_GB2312"/>
          <w:color w:val="000000" w:themeColor="text1"/>
          <w:sz w:val="24"/>
          <w:szCs w:val="24"/>
          <w14:textFill>
            <w14:solidFill>
              <w14:schemeClr w14:val="tx1"/>
            </w14:solidFill>
          </w14:textFill>
        </w:rPr>
        <w:t>新工具。中国医学科学院Wang Y团队建立的间皮瘤类器官培养成功率达62%，药物敏感性与临床响应一致性78%</w:t>
      </w:r>
      <w:r>
        <w:rPr>
          <w:rFonts w:hint="eastAsia" w:ascii="Times New Roman" w:hAnsi="Times New Roman" w:eastAsia="宋体" w:cs="楷体_GB2312"/>
          <w:color w:val="000000" w:themeColor="text1"/>
          <w:sz w:val="24"/>
          <w:szCs w:val="24"/>
          <w:vertAlign w:val="superscript"/>
          <w14:textFill>
            <w14:solidFill>
              <w14:schemeClr w14:val="tx1"/>
            </w14:solidFill>
          </w14:textFill>
        </w:rPr>
        <w:t>[4]</w:t>
      </w:r>
      <w:r>
        <w:rPr>
          <w:rFonts w:hint="eastAsia" w:ascii="Times New Roman" w:hAnsi="Times New Roman" w:eastAsia="宋体" w:cs="楷体_GB2312"/>
          <w:color w:val="000000" w:themeColor="text1"/>
          <w:sz w:val="24"/>
          <w:szCs w:val="24"/>
          <w14:textFill>
            <w14:solidFill>
              <w14:schemeClr w14:val="tx1"/>
            </w14:solidFill>
          </w14:textFill>
        </w:rPr>
        <w:t>；解放军总医院李成刚团队进一步构建涵盖上皮型、肉瘤型、双相型的MM PDOs体系，为形态学研究提供高质量数据集</w:t>
      </w:r>
      <w:r>
        <w:rPr>
          <w:rFonts w:hint="eastAsia" w:ascii="Times New Roman" w:hAnsi="Times New Roman" w:eastAsia="宋体" w:cs="楷体_GB2312"/>
          <w:color w:val="000000" w:themeColor="text1"/>
          <w:sz w:val="24"/>
          <w:szCs w:val="24"/>
          <w:vertAlign w:val="superscript"/>
          <w14:textFill>
            <w14:solidFill>
              <w14:schemeClr w14:val="tx1"/>
            </w14:solidFill>
          </w14:textFill>
        </w:rPr>
        <w:t>[5]</w:t>
      </w:r>
      <w:r>
        <w:rPr>
          <w:rFonts w:hint="eastAsia" w:ascii="Times New Roman" w:hAnsi="Times New Roman" w:eastAsia="宋体" w:cs="楷体_GB2312"/>
          <w:color w:val="000000" w:themeColor="text1"/>
          <w:sz w:val="24"/>
          <w:szCs w:val="24"/>
          <w14:textFill>
            <w14:solidFill>
              <w14:schemeClr w14:val="tx1"/>
            </w14:solidFill>
          </w14:textFill>
        </w:rPr>
        <w:t>。但</w:t>
      </w:r>
      <w:ins w:id="111" w:author="谢梦燕" w:date="2026-04-17T15:56:49Z">
        <w:r>
          <w:rPr>
            <w:rFonts w:hint="eastAsia" w:ascii="Times New Roman" w:hAnsi="Times New Roman" w:eastAsia="宋体" w:cs="楷体_GB2312"/>
            <w:color w:val="000000" w:themeColor="text1"/>
            <w:sz w:val="24"/>
            <w:szCs w:val="24"/>
            <w:lang w:val="en-US" w:eastAsia="zh-CN"/>
            <w14:textFill>
              <w14:solidFill>
                <w14:schemeClr w14:val="tx1"/>
              </w14:solidFill>
            </w14:textFill>
          </w:rPr>
          <w:t>基于</w:t>
        </w:r>
      </w:ins>
      <w:ins w:id="112" w:author="谢梦燕" w:date="2026-04-17T15:56:50Z">
        <w:r>
          <w:rPr>
            <w:rFonts w:hint="eastAsia" w:ascii="Times New Roman" w:hAnsi="Times New Roman" w:eastAsia="宋体" w:cs="楷体_GB2312"/>
            <w:color w:val="000000" w:themeColor="text1"/>
            <w:sz w:val="24"/>
            <w:szCs w:val="24"/>
            <w:lang w:val="en-US" w:eastAsia="zh-CN"/>
            <w14:textFill>
              <w14:solidFill>
                <w14:schemeClr w14:val="tx1"/>
              </w14:solidFill>
            </w14:textFill>
          </w:rPr>
          <w:t>PDO</w:t>
        </w:r>
      </w:ins>
      <w:ins w:id="113" w:author="谢梦燕" w:date="2026-04-17T15:56:54Z">
        <w:r>
          <w:rPr>
            <w:rFonts w:hint="eastAsia" w:ascii="Times New Roman" w:hAnsi="Times New Roman" w:eastAsia="宋体" w:cs="楷体_GB2312"/>
            <w:color w:val="000000" w:themeColor="text1"/>
            <w:sz w:val="24"/>
            <w:szCs w:val="24"/>
            <w:lang w:val="en-US" w:eastAsia="zh-CN"/>
            <w14:textFill>
              <w14:solidFill>
                <w14:schemeClr w14:val="tx1"/>
              </w14:solidFill>
            </w14:textFill>
          </w:rPr>
          <w:t>模型</w:t>
        </w:r>
      </w:ins>
      <w:ins w:id="114" w:author="谢梦燕" w:date="2026-04-17T15:56:55Z">
        <w:r>
          <w:rPr>
            <w:rFonts w:hint="eastAsia" w:ascii="Times New Roman" w:hAnsi="Times New Roman" w:eastAsia="宋体" w:cs="楷体_GB2312"/>
            <w:color w:val="000000" w:themeColor="text1"/>
            <w:sz w:val="24"/>
            <w:szCs w:val="24"/>
            <w:lang w:val="en-US" w:eastAsia="zh-CN"/>
            <w14:textFill>
              <w14:solidFill>
                <w14:schemeClr w14:val="tx1"/>
              </w14:solidFill>
            </w14:textFill>
          </w:rPr>
          <w:t>的</w:t>
        </w:r>
      </w:ins>
      <w:ins w:id="115" w:author="谢梦燕" w:date="2026-04-17T15:57:01Z">
        <w:r>
          <w:rPr>
            <w:rFonts w:hint="eastAsia" w:ascii="Times New Roman" w:hAnsi="Times New Roman" w:eastAsia="宋体" w:cs="楷体_GB2312"/>
            <w:color w:val="000000" w:themeColor="text1"/>
            <w:sz w:val="24"/>
            <w:szCs w:val="24"/>
            <w:lang w:val="en-US" w:eastAsia="zh-CN"/>
            <w14:textFill>
              <w14:solidFill>
                <w14:schemeClr w14:val="tx1"/>
              </w14:solidFill>
            </w14:textFill>
          </w:rPr>
          <w:t>M</w:t>
        </w:r>
      </w:ins>
      <w:ins w:id="116" w:author="谢梦燕" w:date="2026-04-17T15:57:02Z">
        <w:r>
          <w:rPr>
            <w:rFonts w:hint="eastAsia" w:ascii="Times New Roman" w:hAnsi="Times New Roman" w:eastAsia="宋体" w:cs="楷体_GB2312"/>
            <w:color w:val="000000" w:themeColor="text1"/>
            <w:sz w:val="24"/>
            <w:szCs w:val="24"/>
            <w:lang w:val="en-US" w:eastAsia="zh-CN"/>
            <w14:textFill>
              <w14:solidFill>
                <w14:schemeClr w14:val="tx1"/>
              </w14:solidFill>
            </w14:textFill>
          </w:rPr>
          <w:t>PM</w:t>
        </w:r>
      </w:ins>
      <w:ins w:id="117" w:author="谢梦燕" w:date="2026-04-17T15:57:59Z">
        <w:r>
          <w:rPr>
            <w:rFonts w:hint="eastAsia" w:ascii="Times New Roman" w:hAnsi="Times New Roman" w:eastAsia="宋体" w:cs="楷体_GB2312"/>
            <w:color w:val="000000" w:themeColor="text1"/>
            <w:sz w:val="24"/>
            <w:szCs w:val="24"/>
            <w:lang w:val="en-US" w:eastAsia="zh-CN"/>
            <w14:textFill>
              <w14:solidFill>
                <w14:schemeClr w14:val="tx1"/>
              </w14:solidFill>
            </w14:textFill>
          </w:rPr>
          <w:t>分子诊断</w:t>
        </w:r>
      </w:ins>
      <w:ins w:id="118" w:author="谢梦燕" w:date="2026-04-17T15:58:02Z">
        <w:r>
          <w:rPr>
            <w:rFonts w:hint="eastAsia" w:ascii="Times New Roman" w:hAnsi="Times New Roman" w:eastAsia="宋体" w:cs="楷体_GB2312"/>
            <w:color w:val="000000" w:themeColor="text1"/>
            <w:sz w:val="24"/>
            <w:szCs w:val="24"/>
            <w:lang w:val="en-US" w:eastAsia="zh-CN"/>
            <w14:textFill>
              <w14:solidFill>
                <w14:schemeClr w14:val="tx1"/>
              </w14:solidFill>
            </w14:textFill>
          </w:rPr>
          <w:t>和</w:t>
        </w:r>
      </w:ins>
      <w:ins w:id="119" w:author="谢梦燕" w:date="2026-04-17T15:57:04Z">
        <w:r>
          <w:rPr>
            <w:rFonts w:hint="eastAsia" w:ascii="Times New Roman" w:hAnsi="Times New Roman" w:eastAsia="宋体" w:cs="楷体_GB2312"/>
            <w:color w:val="000000" w:themeColor="text1"/>
            <w:sz w:val="24"/>
            <w:szCs w:val="24"/>
            <w:lang w:val="en-US" w:eastAsia="zh-CN"/>
            <w14:textFill>
              <w14:solidFill>
                <w14:schemeClr w14:val="tx1"/>
              </w14:solidFill>
            </w14:textFill>
          </w:rPr>
          <w:t>体外</w:t>
        </w:r>
      </w:ins>
      <w:ins w:id="120" w:author="谢梦燕" w:date="2026-04-17T15:57:28Z">
        <w:r>
          <w:rPr>
            <w:rFonts w:hint="eastAsia" w:ascii="Times New Roman" w:hAnsi="Times New Roman" w:eastAsia="宋体" w:cs="楷体_GB2312"/>
            <w:color w:val="000000" w:themeColor="text1"/>
            <w:sz w:val="24"/>
            <w:szCs w:val="24"/>
            <w:lang w:val="en-US" w:eastAsia="zh-CN"/>
            <w14:textFill>
              <w14:solidFill>
                <w14:schemeClr w14:val="tx1"/>
              </w14:solidFill>
            </w14:textFill>
          </w:rPr>
          <w:t>药物筛选</w:t>
        </w:r>
      </w:ins>
      <w:ins w:id="121" w:author="谢梦燕" w:date="2026-04-17T15:58:08Z">
        <w:r>
          <w:rPr>
            <w:rFonts w:hint="eastAsia" w:ascii="Times New Roman" w:hAnsi="Times New Roman" w:eastAsia="宋体" w:cs="楷体_GB2312"/>
            <w:color w:val="000000" w:themeColor="text1"/>
            <w:sz w:val="24"/>
            <w:szCs w:val="24"/>
            <w:lang w:val="en-US" w:eastAsia="zh-CN"/>
            <w14:textFill>
              <w14:solidFill>
                <w14:schemeClr w14:val="tx1"/>
              </w14:solidFill>
            </w14:textFill>
          </w:rPr>
          <w:t>的</w:t>
        </w:r>
      </w:ins>
      <w:r>
        <w:rPr>
          <w:rFonts w:hint="eastAsia" w:ascii="Times New Roman" w:hAnsi="Times New Roman" w:eastAsia="宋体" w:cs="楷体_GB2312"/>
          <w:color w:val="000000" w:themeColor="text1"/>
          <w:sz w:val="24"/>
          <w:szCs w:val="24"/>
          <w14:textFill>
            <w14:solidFill>
              <w14:schemeClr w14:val="tx1"/>
            </w14:solidFill>
          </w14:textFill>
        </w:rPr>
        <w:t>临床转化存在三大瓶颈：①样本稀缺：单中心年病例不足20例，无法支撑AI模型训练</w:t>
      </w:r>
      <w:ins w:id="122" w:author="谢梦燕" w:date="2026-06-22T23:26:59Z">
        <w:r>
          <w:rPr>
            <w:rFonts w:hint="eastAsia" w:ascii="Times New Roman" w:hAnsi="Times New Roman" w:eastAsia="宋体" w:cs="楷体_GB2312"/>
            <w:color w:val="000000" w:themeColor="text1"/>
            <w:sz w:val="24"/>
            <w:szCs w:val="24"/>
            <w:lang w:eastAsia="zh-CN"/>
            <w14:textFill>
              <w14:solidFill>
                <w14:schemeClr w14:val="tx1"/>
              </w14:solidFill>
            </w14:textFill>
          </w:rPr>
          <w:t>，</w:t>
        </w:r>
      </w:ins>
      <w:ins w:id="123" w:author="谢梦燕" w:date="2026-06-22T23:27:03Z">
        <w:r>
          <w:rPr>
            <w:rFonts w:hint="eastAsia" w:ascii="Times New Roman" w:hAnsi="Times New Roman" w:eastAsia="宋体" w:cs="楷体_GB2312"/>
            <w:color w:val="000000" w:themeColor="text1"/>
            <w:sz w:val="24"/>
            <w:szCs w:val="24"/>
            <w:lang w:eastAsia="zh-CN"/>
            <w14:textFill>
              <w14:solidFill>
                <w14:schemeClr w14:val="tx1"/>
              </w14:solidFill>
            </w14:textFill>
          </w:rPr>
          <w:t>这是罕见肿瘤AI应用面临的普遍困境</w:t>
        </w:r>
      </w:ins>
      <w:r>
        <w:rPr>
          <w:rFonts w:hint="eastAsia" w:ascii="Times New Roman" w:hAnsi="Times New Roman" w:eastAsia="宋体" w:cs="楷体_GB2312"/>
          <w:color w:val="000000" w:themeColor="text1"/>
          <w:sz w:val="24"/>
          <w:szCs w:val="24"/>
          <w14:textFill>
            <w14:solidFill>
              <w14:schemeClr w14:val="tx1"/>
            </w14:solidFill>
          </w14:textFill>
        </w:rPr>
        <w:t>；②标注可靠性低：类器官形态评估kappa值仅0.62（中等一致水平），人工标注存在主观性</w:t>
      </w:r>
      <w:r>
        <w:rPr>
          <w:rFonts w:hint="eastAsia" w:ascii="Times New Roman" w:hAnsi="Times New Roman" w:eastAsia="宋体" w:cs="楷体_GB2312"/>
          <w:color w:val="000000" w:themeColor="text1"/>
          <w:sz w:val="24"/>
          <w:szCs w:val="24"/>
          <w:vertAlign w:val="superscript"/>
          <w14:textFill>
            <w14:solidFill>
              <w14:schemeClr w14:val="tx1"/>
            </w14:solidFill>
          </w14:textFill>
        </w:rPr>
        <w:t>[6]</w:t>
      </w:r>
      <w:r>
        <w:rPr>
          <w:rFonts w:hint="eastAsia" w:ascii="Times New Roman" w:hAnsi="Times New Roman" w:eastAsia="宋体" w:cs="楷体_GB2312"/>
          <w:color w:val="000000" w:themeColor="text1"/>
          <w:sz w:val="24"/>
          <w:szCs w:val="24"/>
          <w14:textFill>
            <w14:solidFill>
              <w14:schemeClr w14:val="tx1"/>
            </w14:solidFill>
          </w14:textFill>
        </w:rPr>
        <w:t>；③数据共享受限：87%机构因隐私政策无法外溢原始数据</w:t>
      </w:r>
      <w:r>
        <w:rPr>
          <w:rFonts w:hint="eastAsia" w:ascii="Times New Roman" w:hAnsi="Times New Roman" w:eastAsia="宋体" w:cs="楷体_GB2312"/>
          <w:color w:val="000000" w:themeColor="text1"/>
          <w:sz w:val="24"/>
          <w:szCs w:val="24"/>
          <w:vertAlign w:val="superscript"/>
          <w14:textFill>
            <w14:solidFill>
              <w14:schemeClr w14:val="tx1"/>
            </w14:solidFill>
          </w14:textFill>
        </w:rPr>
        <w:t>[7]</w:t>
      </w:r>
      <w:r>
        <w:rPr>
          <w:rFonts w:hint="eastAsia" w:ascii="Times New Roman" w:hAnsi="Times New Roman" w:eastAsia="宋体" w:cs="楷体_GB2312"/>
          <w:color w:val="000000" w:themeColor="text1"/>
          <w:sz w:val="24"/>
          <w:szCs w:val="24"/>
          <w14:textFill>
            <w14:solidFill>
              <w14:schemeClr w14:val="tx1"/>
            </w14:solidFill>
          </w14:textFill>
        </w:rPr>
        <w:t>。</w:t>
      </w:r>
      <w:ins w:id="124" w:author="谢梦燕" w:date="2026-06-22T23:32:54Z">
        <w:r>
          <w:rPr>
            <w:rFonts w:hint="eastAsia" w:ascii="Times New Roman" w:hAnsi="Times New Roman" w:eastAsia="宋体" w:cs="楷体_GB2312"/>
            <w:color w:val="000000" w:themeColor="text1"/>
            <w:sz w:val="24"/>
            <w:szCs w:val="24"/>
            <w14:textFill>
              <w14:solidFill>
                <w14:schemeClr w14:val="tx1"/>
              </w14:solidFill>
            </w14:textFill>
          </w:rPr>
          <w:t>国际研究指出，AI在罕见肿瘤中的应用潜力巨大，但受限于训练数据不足</w:t>
        </w:r>
      </w:ins>
      <w:ins w:id="125" w:author="谢梦燕" w:date="2026-06-22T23:33:32Z">
        <w:r>
          <w:rPr>
            <w:rFonts w:hint="eastAsia" w:ascii="Times New Roman" w:hAnsi="Times New Roman" w:eastAsia="宋体" w:cs="楷体_GB2312"/>
            <w:color w:val="000000" w:themeColor="text1"/>
            <w:sz w:val="24"/>
            <w:szCs w:val="24"/>
            <w:lang w:eastAsia="zh-CN"/>
            <w14:textFill>
              <w14:solidFill>
                <w14:schemeClr w14:val="tx1"/>
              </w14:solidFill>
            </w14:textFill>
          </w:rPr>
          <w:t>。</w:t>
        </w:r>
      </w:ins>
      <w:ins w:id="126" w:author="谢梦燕" w:date="2026-06-22T23:33:34Z">
        <w:r>
          <w:rPr>
            <w:rFonts w:hint="eastAsia" w:ascii="Times New Roman" w:hAnsi="Times New Roman" w:eastAsia="宋体" w:cs="楷体_GB2312"/>
            <w:color w:val="000000" w:themeColor="text1"/>
            <w:sz w:val="24"/>
            <w:szCs w:val="24"/>
            <w:lang w:eastAsia="zh-CN"/>
            <w14:textFill>
              <w14:solidFill>
                <w14:schemeClr w14:val="tx1"/>
              </w14:solidFill>
            </w14:textFill>
          </w:rPr>
          <w:t>2025年已有研究探索利用</w:t>
        </w:r>
      </w:ins>
      <w:ins w:id="127" w:author="谢梦燕" w:date="2026-06-22T23:34:18Z">
        <w:r>
          <w:rPr>
            <w:rFonts w:hint="eastAsia" w:ascii="Times New Roman" w:hAnsi="Times New Roman" w:eastAsia="宋体" w:cs="楷体_GB2312"/>
            <w:color w:val="000000" w:themeColor="text1"/>
            <w:sz w:val="24"/>
            <w:szCs w:val="24"/>
            <w:lang w:val="en-US" w:eastAsia="zh-CN"/>
            <w14:textFill>
              <w14:solidFill>
                <w14:schemeClr w14:val="tx1"/>
              </w14:solidFill>
            </w14:textFill>
          </w:rPr>
          <w:t>AI</w:t>
        </w:r>
      </w:ins>
      <w:ins w:id="128" w:author="谢梦燕" w:date="2026-06-22T23:33:34Z">
        <w:r>
          <w:rPr>
            <w:rFonts w:hint="eastAsia" w:ascii="Times New Roman" w:hAnsi="Times New Roman" w:eastAsia="宋体" w:cs="楷体_GB2312"/>
            <w:color w:val="000000" w:themeColor="text1"/>
            <w:sz w:val="24"/>
            <w:szCs w:val="24"/>
            <w:lang w:eastAsia="zh-CN"/>
            <w14:textFill>
              <w14:solidFill>
                <w14:schemeClr w14:val="tx1"/>
              </w14:solidFill>
            </w14:textFill>
          </w:rPr>
          <w:t>模型为罕见妇科肿瘤构建数字</w:t>
        </w:r>
      </w:ins>
      <w:ins w:id="129" w:author="谢梦燕" w:date="2026-06-22T23:34:55Z">
        <w:r>
          <w:rPr>
            <w:rFonts w:hint="eastAsia" w:ascii="Times New Roman" w:hAnsi="Times New Roman" w:eastAsia="宋体" w:cs="楷体_GB2312"/>
            <w:color w:val="000000" w:themeColor="text1"/>
            <w:sz w:val="24"/>
            <w:szCs w:val="24"/>
            <w:lang w:val="en-US" w:eastAsia="zh-CN"/>
            <w14:textFill>
              <w14:solidFill>
                <w14:schemeClr w14:val="tx1"/>
              </w14:solidFill>
            </w14:textFill>
          </w:rPr>
          <w:t>化</w:t>
        </w:r>
      </w:ins>
      <w:ins w:id="130" w:author="谢梦燕" w:date="2026-06-22T23:35:21Z">
        <w:r>
          <w:rPr>
            <w:rFonts w:hint="eastAsia" w:ascii="Times New Roman" w:hAnsi="Times New Roman" w:eastAsia="宋体" w:cs="楷体_GB2312"/>
            <w:color w:val="000000" w:themeColor="text1"/>
            <w:sz w:val="24"/>
            <w:szCs w:val="24"/>
            <w:lang w:val="en-US" w:eastAsia="zh-CN"/>
            <w14:textFill>
              <w14:solidFill>
                <w14:schemeClr w14:val="tx1"/>
              </w14:solidFill>
            </w14:textFill>
          </w:rPr>
          <w:t>基因诊断</w:t>
        </w:r>
      </w:ins>
      <w:ins w:id="131" w:author="谢梦燕" w:date="2026-06-22T23:35:22Z">
        <w:r>
          <w:rPr>
            <w:rFonts w:hint="eastAsia" w:ascii="Times New Roman" w:hAnsi="Times New Roman" w:eastAsia="宋体" w:cs="楷体_GB2312"/>
            <w:color w:val="000000" w:themeColor="text1"/>
            <w:sz w:val="24"/>
            <w:szCs w:val="24"/>
            <w:lang w:val="en-US" w:eastAsia="zh-CN"/>
            <w14:textFill>
              <w14:solidFill>
                <w14:schemeClr w14:val="tx1"/>
              </w14:solidFill>
            </w14:textFill>
          </w:rPr>
          <w:t>和</w:t>
        </w:r>
      </w:ins>
      <w:ins w:id="132" w:author="谢梦燕" w:date="2026-06-22T23:35:24Z">
        <w:r>
          <w:rPr>
            <w:rFonts w:hint="eastAsia" w:ascii="Times New Roman" w:hAnsi="Times New Roman" w:eastAsia="宋体" w:cs="楷体_GB2312"/>
            <w:color w:val="000000" w:themeColor="text1"/>
            <w:sz w:val="24"/>
            <w:szCs w:val="24"/>
            <w:lang w:val="en-US" w:eastAsia="zh-CN"/>
            <w14:textFill>
              <w14:solidFill>
                <w14:schemeClr w14:val="tx1"/>
              </w14:solidFill>
            </w14:textFill>
          </w:rPr>
          <w:t>治疗</w:t>
        </w:r>
      </w:ins>
      <w:ins w:id="133" w:author="谢梦燕" w:date="2026-06-22T23:35:29Z">
        <w:r>
          <w:rPr>
            <w:rFonts w:hint="eastAsia" w:ascii="Times New Roman" w:hAnsi="Times New Roman" w:eastAsia="宋体" w:cs="楷体_GB2312"/>
            <w:color w:val="000000" w:themeColor="text1"/>
            <w:sz w:val="24"/>
            <w:szCs w:val="24"/>
            <w:lang w:val="en-US" w:eastAsia="zh-CN"/>
            <w14:textFill>
              <w14:solidFill>
                <w14:schemeClr w14:val="tx1"/>
              </w14:solidFill>
            </w14:textFill>
          </w:rPr>
          <w:t>模式开发</w:t>
        </w:r>
      </w:ins>
      <w:ins w:id="134" w:author="谢梦燕" w:date="2026-06-22T23:33:34Z">
        <w:r>
          <w:rPr>
            <w:rFonts w:hint="eastAsia" w:ascii="Times New Roman" w:hAnsi="Times New Roman" w:eastAsia="宋体" w:cs="楷体_GB2312"/>
            <w:color w:val="000000" w:themeColor="text1"/>
            <w:sz w:val="24"/>
            <w:szCs w:val="24"/>
            <w:lang w:eastAsia="zh-CN"/>
            <w14:textFill>
              <w14:solidFill>
                <w14:schemeClr w14:val="tx1"/>
              </w14:solidFill>
            </w14:textFill>
          </w:rPr>
          <w:t>用于精准医疗</w:t>
        </w:r>
      </w:ins>
      <w:ins w:id="135" w:author="谢梦燕" w:date="2026-06-22T23:38:33Z">
        <w:r>
          <w:rPr>
            <w:rFonts w:hint="eastAsia" w:ascii="Times New Roman" w:hAnsi="Times New Roman" w:eastAsia="宋体" w:cs="楷体_GB2312"/>
            <w:color w:val="000000" w:themeColor="text1"/>
            <w:sz w:val="24"/>
            <w:szCs w:val="24"/>
            <w:vertAlign w:val="superscript"/>
            <w:lang w:val="en-US" w:eastAsia="zh-CN"/>
            <w14:textFill>
              <w14:solidFill>
                <w14:schemeClr w14:val="tx1"/>
              </w14:solidFill>
            </w14:textFill>
          </w:rPr>
          <w:t>[</w:t>
        </w:r>
      </w:ins>
      <w:ins w:id="136" w:author="谢梦燕" w:date="2026-06-22T23:38:35Z">
        <w:r>
          <w:rPr>
            <w:rFonts w:hint="eastAsia" w:ascii="Times New Roman" w:hAnsi="Times New Roman" w:eastAsia="宋体" w:cs="楷体_GB2312"/>
            <w:color w:val="000000" w:themeColor="text1"/>
            <w:sz w:val="24"/>
            <w:szCs w:val="24"/>
            <w:vertAlign w:val="superscript"/>
            <w:lang w:val="en-US" w:eastAsia="zh-CN"/>
            <w14:textFill>
              <w14:solidFill>
                <w14:schemeClr w14:val="tx1"/>
              </w14:solidFill>
            </w14:textFill>
          </w:rPr>
          <w:t>8</w:t>
        </w:r>
      </w:ins>
      <w:ins w:id="137" w:author="谢梦燕" w:date="2026-06-22T23:38:33Z">
        <w:r>
          <w:rPr>
            <w:rFonts w:hint="eastAsia" w:ascii="Times New Roman" w:hAnsi="Times New Roman" w:eastAsia="宋体" w:cs="楷体_GB2312"/>
            <w:color w:val="000000" w:themeColor="text1"/>
            <w:sz w:val="24"/>
            <w:szCs w:val="24"/>
            <w:vertAlign w:val="superscript"/>
            <w:lang w:val="en-US" w:eastAsia="zh-CN"/>
            <w14:textFill>
              <w14:solidFill>
                <w14:schemeClr w14:val="tx1"/>
              </w14:solidFill>
            </w14:textFill>
          </w:rPr>
          <w:t>]</w:t>
        </w:r>
      </w:ins>
      <w:ins w:id="138" w:author="谢梦燕" w:date="2026-06-22T23:35:33Z">
        <w:r>
          <w:rPr>
            <w:rFonts w:hint="eastAsia" w:ascii="Times New Roman" w:hAnsi="Times New Roman" w:eastAsia="宋体" w:cs="楷体_GB2312"/>
            <w:color w:val="000000" w:themeColor="text1"/>
            <w:sz w:val="24"/>
            <w:szCs w:val="24"/>
            <w:lang w:eastAsia="zh-CN"/>
            <w14:textFill>
              <w14:solidFill>
                <w14:schemeClr w14:val="tx1"/>
              </w14:solidFill>
            </w14:textFill>
          </w:rPr>
          <w:t>，</w:t>
        </w:r>
      </w:ins>
      <w:ins w:id="139" w:author="谢梦燕" w:date="2026-06-22T23:35:47Z">
        <w:r>
          <w:rPr>
            <w:rFonts w:hint="eastAsia" w:ascii="Times New Roman" w:hAnsi="Times New Roman" w:eastAsia="宋体" w:cs="楷体_GB2312"/>
            <w:color w:val="000000" w:themeColor="text1"/>
            <w:sz w:val="24"/>
            <w:szCs w:val="24"/>
            <w:lang w:eastAsia="zh-CN"/>
            <w14:textFill>
              <w14:solidFill>
                <w14:schemeClr w14:val="tx1"/>
              </w14:solidFill>
            </w14:textFill>
          </w:rPr>
          <w:t>表明生成式AI正在成为突破罕见肿瘤数据瓶颈的关键技术方向。</w:t>
        </w:r>
      </w:ins>
      <w:r>
        <w:rPr>
          <w:rFonts w:hint="eastAsia" w:ascii="Times New Roman" w:hAnsi="Times New Roman" w:eastAsia="宋体" w:cs="楷体_GB2312"/>
          <w:color w:val="000000" w:themeColor="text1"/>
          <w:sz w:val="24"/>
          <w:szCs w:val="24"/>
          <w14:textFill>
            <w14:solidFill>
              <w14:schemeClr w14:val="tx1"/>
            </w14:solidFill>
          </w14:textFill>
        </w:rPr>
        <w:t>2026年最新研究表明，基于Transformer的多模态融合模型可将临床诊断准确率提升至92.7%，为突破上述瓶颈提供技术支撑</w:t>
      </w:r>
      <w:r>
        <w:rPr>
          <w:rFonts w:hint="eastAsia" w:ascii="Times New Roman" w:hAnsi="Times New Roman" w:eastAsia="宋体" w:cs="楷体_GB2312"/>
          <w:color w:val="000000" w:themeColor="text1"/>
          <w:sz w:val="24"/>
          <w:szCs w:val="24"/>
          <w:vertAlign w:val="superscript"/>
          <w14:textFill>
            <w14:solidFill>
              <w14:schemeClr w14:val="tx1"/>
            </w14:solidFill>
          </w14:textFill>
        </w:rPr>
        <w:t>[</w:t>
      </w:r>
      <w:del w:id="140" w:author="谢梦燕" w:date="2026-06-22T23:39:17Z">
        <w:r>
          <w:rPr>
            <w:rFonts w:hint="default" w:ascii="Times New Roman" w:hAnsi="Times New Roman" w:eastAsia="宋体" w:cs="楷体_GB2312"/>
            <w:color w:val="000000" w:themeColor="text1"/>
            <w:sz w:val="24"/>
            <w:szCs w:val="24"/>
            <w:vertAlign w:val="superscript"/>
            <w:lang w:val="en-US"/>
            <w14:textFill>
              <w14:solidFill>
                <w14:schemeClr w14:val="tx1"/>
              </w14:solidFill>
            </w14:textFill>
          </w:rPr>
          <w:delText>8</w:delText>
        </w:r>
      </w:del>
      <w:ins w:id="141" w:author="谢梦燕" w:date="2026-06-22T23:39:17Z">
        <w:r>
          <w:rPr>
            <w:rFonts w:hint="eastAsia" w:ascii="Times New Roman" w:hAnsi="Times New Roman" w:eastAsia="宋体" w:cs="楷体_GB2312"/>
            <w:color w:val="000000" w:themeColor="text1"/>
            <w:sz w:val="24"/>
            <w:szCs w:val="24"/>
            <w:vertAlign w:val="superscript"/>
            <w:lang w:val="en-US" w:eastAsia="zh-CN"/>
            <w14:textFill>
              <w14:solidFill>
                <w14:schemeClr w14:val="tx1"/>
              </w14:solidFill>
            </w14:textFill>
          </w:rPr>
          <w:t>9</w:t>
        </w:r>
      </w:ins>
      <w:r>
        <w:rPr>
          <w:rFonts w:hint="eastAsia" w:ascii="Times New Roman" w:hAnsi="Times New Roman" w:eastAsia="宋体" w:cs="楷体_GB2312"/>
          <w:color w:val="000000" w:themeColor="text1"/>
          <w:sz w:val="24"/>
          <w:szCs w:val="24"/>
          <w:vertAlign w:val="superscript"/>
          <w14:textFill>
            <w14:solidFill>
              <w14:schemeClr w14:val="tx1"/>
            </w14:solidFill>
          </w14:textFill>
        </w:rPr>
        <w:t>]</w:t>
      </w:r>
      <w:r>
        <w:rPr>
          <w:rFonts w:hint="eastAsia" w:ascii="Times New Roman" w:hAnsi="Times New Roman" w:eastAsia="宋体" w:cs="楷体_GB2312"/>
          <w:color w:val="000000" w:themeColor="text1"/>
          <w:sz w:val="24"/>
          <w:szCs w:val="24"/>
          <w14:textFill>
            <w14:solidFill>
              <w14:schemeClr w14:val="tx1"/>
            </w14:solidFill>
          </w14:textFill>
        </w:rPr>
        <w:t>。</w:t>
      </w:r>
    </w:p>
    <w:p>
      <w:r>
        <w:t>项目前期基础：申请人徐德昌团队已建立鼠肝类器官 AI 分析平台，检测灵敏度 89%、特异性 91%（3 batch, 120+ 张图像验证），并在 MultiOrg 多中心类器官数据集（411 张, 4 实验室）上验证跨域泛化能力（RF-DETR 达 mAP 77.8%，超 SOTA 3.88pp）。2026 年 7 月完成 MPM 跨域验证 3 个预实验：（1）RF-DETR zero-shot 检测验证代理训练 → MPM 跨域可行性；（2）ResNet-50 UMAP 定量测得 Liver↔MPM domain gap 0.272（5 倍同域距离）；（3）SAM2 zero-shot 分割发现跨域鸿沟主要在分类头（IoU 0.952）。上述前期成果为本项目的「代理验证 → 真实验证」两阶段策略提供方法基础。</w:t>
      </w:r>
    </w:p>
    <w:p w14:paraId="454C19B6">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ins w:id="142" w:author="谢梦燕" w:date="2026-06-22T23:39:39Z"/>
          <w:rFonts w:hint="eastAsia" w:ascii="Times New Roman" w:hAnsi="Times New Roman" w:eastAsia="宋体" w:cs="楷体_GB2312"/>
          <w:color w:val="000000" w:themeColor="text1"/>
          <w:sz w:val="24"/>
          <w:szCs w:val="24"/>
          <w14:textFill>
            <w14:solidFill>
              <w14:schemeClr w14:val="tx1"/>
            </w14:solidFill>
          </w14:textFill>
        </w:rPr>
      </w:pPr>
    </w:p>
    <w:p w14:paraId="002F3439">
      <w:pPr>
        <w:numPr>
          <w:ilvl w:val="0"/>
          <w:numId w:val="2"/>
        </w:numPr>
        <w:spacing w:line="336" w:lineRule="auto"/>
        <w:ind w:left="425" w:hanging="425" w:firstLineChars="0"/>
        <w:rPr>
          <w:rFonts w:hint="default" w:ascii="Times New Roman" w:hAnsi="Times New Roman" w:eastAsia="宋体" w:cs="楷体_GB2312"/>
          <w:b/>
          <w:bCs/>
          <w:color w:val="000000" w:themeColor="text1"/>
          <w:sz w:val="24"/>
          <w:szCs w:val="24"/>
          <w:lang w:val="en-US" w:eastAsia="zh-CN"/>
          <w14:textFill>
            <w14:solidFill>
              <w14:schemeClr w14:val="tx1"/>
            </w14:solidFill>
          </w14:textFill>
        </w:rPr>
        <w:pPrChange w:id="143" w:author="谢梦燕" w:date="2026-06-22T23:39:40Z">
          <w:pPr>
            <w:spacing w:line="360" w:lineRule="auto"/>
            <w:ind w:firstLine="560" w:firstLineChars="200"/>
          </w:pPr>
        </w:pPrChange>
      </w:pPr>
      <w:ins w:id="144" w:author="谢梦燕" w:date="2026-06-22T23:39:45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医工交叉是落实罕见肿瘤国家战略的关键路径</w:t>
        </w:r>
      </w:ins>
    </w:p>
    <w:p w14:paraId="581905F7">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Times New Roman" w:hAnsi="Times New Roman" w:eastAsia="宋体" w:cs="楷体_GB2312"/>
          <w:color w:val="000000" w:themeColor="text1"/>
          <w:sz w:val="24"/>
          <w:szCs w:val="24"/>
          <w14:textFill>
            <w14:solidFill>
              <w14:schemeClr w14:val="tx1"/>
            </w14:solidFill>
          </w14:textFill>
        </w:rPr>
      </w:pPr>
      <w:ins w:id="145" w:author="谢梦燕" w:date="2026-06-22T23:40:20Z">
        <w:r>
          <w:rPr>
            <w:rFonts w:hint="eastAsia" w:ascii="Times New Roman" w:hAnsi="Times New Roman" w:eastAsia="宋体" w:cs="楷体_GB2312"/>
            <w:color w:val="000000" w:themeColor="text1"/>
            <w:sz w:val="24"/>
            <w:szCs w:val="24"/>
            <w14:textFill>
              <w14:solidFill>
                <w14:schemeClr w14:val="tx1"/>
              </w14:solidFill>
            </w14:textFill>
          </w:rPr>
          <w:t>2026年政府工作报告提出“加强罕见病综合防治”，实现这一目标需要多学科协同攻关。《肾脏罕见肿瘤精准诊断与治疗专家共识》的实践经验表明，以“数据共享为纽带、技术创新为驱动”的多学科协作模式，是提升罕见肿瘤诊疗水平的可复制路径。国家卫生健康委推动的“破壁行动”亦要求医疗机构打破传统学科划分壁垒，建立“以疾病为链条”的整合式诊疗模式。本项目正是这一战略导向的具体实践：</w:t>
        </w:r>
      </w:ins>
      <w:ins w:id="146" w:author="谢梦燕" w:date="2026-06-22T23:40:35Z">
        <w:r>
          <w:rPr>
            <w:rFonts w:hint="eastAsia" w:ascii="Times New Roman" w:hAnsi="Times New Roman" w:eastAsia="宋体" w:cs="楷体_GB2312"/>
            <w:color w:val="000000" w:themeColor="text1"/>
            <w:sz w:val="24"/>
            <w:szCs w:val="24"/>
            <w14:textFill>
              <w14:solidFill>
                <w14:schemeClr w14:val="tx1"/>
              </w14:solidFill>
            </w14:textFill>
          </w:rPr>
          <w:t>瑞金医院作为国家罕见病诊疗协作网成员单位，</w:t>
        </w:r>
      </w:ins>
      <w:del w:id="147" w:author="谢梦燕" w:date="2026-06-22T23:40:35Z">
        <w:r>
          <w:rPr>
            <w:rFonts w:hint="eastAsia" w:ascii="Times New Roman" w:hAnsi="Times New Roman" w:eastAsia="宋体" w:cs="楷体_GB2312"/>
            <w:color w:val="000000" w:themeColor="text1"/>
            <w:sz w:val="24"/>
            <w:szCs w:val="24"/>
            <w14:textFill>
              <w14:solidFill>
                <w14:schemeClr w14:val="tx1"/>
              </w14:solidFill>
            </w14:textFill>
          </w:rPr>
          <w:delText>本项目依托瑞金医院与西交利物浦大学医工交叉优势：</w:delText>
        </w:r>
      </w:del>
      <w:del w:id="148" w:author="谢梦燕" w:date="2026-06-22T23:40:38Z">
        <w:r>
          <w:rPr>
            <w:rFonts w:hint="eastAsia" w:ascii="Times New Roman" w:hAnsi="Times New Roman" w:eastAsia="宋体" w:cs="楷体_GB2312"/>
            <w:color w:val="000000" w:themeColor="text1"/>
            <w:sz w:val="24"/>
            <w:szCs w:val="24"/>
            <w14:textFill>
              <w14:solidFill>
                <w14:schemeClr w14:val="tx1"/>
              </w14:solidFill>
            </w14:textFill>
          </w:rPr>
          <w:delText>瑞金医</w:delText>
        </w:r>
      </w:del>
      <w:del w:id="149" w:author="谢梦燕" w:date="2026-06-22T23:40:39Z">
        <w:r>
          <w:rPr>
            <w:rFonts w:hint="eastAsia" w:ascii="Times New Roman" w:hAnsi="Times New Roman" w:eastAsia="宋体" w:cs="楷体_GB2312"/>
            <w:color w:val="000000" w:themeColor="text1"/>
            <w:sz w:val="24"/>
            <w:szCs w:val="24"/>
            <w14:textFill>
              <w14:solidFill>
                <w14:schemeClr w14:val="tx1"/>
              </w14:solidFill>
            </w14:textFill>
          </w:rPr>
          <w:delText>院</w:delText>
        </w:r>
      </w:del>
      <w:r>
        <w:rPr>
          <w:rFonts w:hint="eastAsia" w:ascii="Times New Roman" w:hAnsi="Times New Roman" w:eastAsia="宋体" w:cs="楷体_GB2312"/>
          <w:color w:val="000000" w:themeColor="text1"/>
          <w:sz w:val="24"/>
          <w:szCs w:val="24"/>
          <w14:textFill>
            <w14:solidFill>
              <w14:schemeClr w14:val="tx1"/>
            </w14:solidFill>
          </w14:textFill>
        </w:rPr>
        <w:t>提供</w:t>
      </w:r>
      <w:ins w:id="150" w:author="谢梦燕" w:date="2026-06-22T23:40:43Z">
        <w:r>
          <w:rPr>
            <w:rFonts w:hint="eastAsia" w:ascii="Times New Roman" w:hAnsi="Times New Roman" w:eastAsia="宋体" w:cs="楷体_GB2312"/>
            <w:color w:val="000000" w:themeColor="text1"/>
            <w:sz w:val="24"/>
            <w:szCs w:val="24"/>
            <w:lang w:val="en-US" w:eastAsia="zh-CN"/>
            <w14:textFill>
              <w14:solidFill>
                <w14:schemeClr w14:val="tx1"/>
              </w14:solidFill>
            </w14:textFill>
          </w:rPr>
          <w:t>MP</w:t>
        </w:r>
      </w:ins>
      <w:ins w:id="151" w:author="谢梦燕" w:date="2026-06-22T23:40:44Z">
        <w:r>
          <w:rPr>
            <w:rFonts w:hint="eastAsia" w:ascii="Times New Roman" w:hAnsi="Times New Roman" w:eastAsia="宋体" w:cs="楷体_GB2312"/>
            <w:color w:val="000000" w:themeColor="text1"/>
            <w:sz w:val="24"/>
            <w:szCs w:val="24"/>
            <w:lang w:val="en-US" w:eastAsia="zh-CN"/>
            <w14:textFill>
              <w14:solidFill>
                <w14:schemeClr w14:val="tx1"/>
              </w14:solidFill>
            </w14:textFill>
          </w:rPr>
          <w:t>M</w:t>
        </w:r>
      </w:ins>
      <w:r>
        <w:rPr>
          <w:rFonts w:hint="eastAsia" w:ascii="Times New Roman" w:hAnsi="Times New Roman" w:eastAsia="宋体" w:cs="楷体_GB2312"/>
          <w:color w:val="000000" w:themeColor="text1"/>
          <w:sz w:val="24"/>
          <w:szCs w:val="24"/>
          <w14:textFill>
            <w14:solidFill>
              <w14:schemeClr w14:val="tx1"/>
            </w14:solidFill>
          </w14:textFill>
        </w:rPr>
        <w:t>临床样本</w:t>
      </w:r>
      <w:del w:id="152" w:author="谢梦燕" w:date="2026-06-22T23:40:49Z">
        <w:r>
          <w:rPr>
            <w:rFonts w:hint="eastAsia" w:ascii="Times New Roman" w:hAnsi="Times New Roman" w:eastAsia="宋体" w:cs="楷体_GB2312"/>
            <w:color w:val="000000" w:themeColor="text1"/>
            <w:sz w:val="24"/>
            <w:szCs w:val="24"/>
            <w14:textFill>
              <w14:solidFill>
                <w14:schemeClr w14:val="tx1"/>
              </w14:solidFill>
            </w14:textFill>
          </w:rPr>
          <w:delText>资源</w:delText>
        </w:r>
      </w:del>
      <w:ins w:id="153" w:author="谢梦燕" w:date="2026-06-22T23:40:50Z">
        <w:r>
          <w:rPr>
            <w:rFonts w:hint="eastAsia" w:ascii="Times New Roman" w:hAnsi="Times New Roman" w:eastAsia="宋体" w:cs="楷体_GB2312"/>
            <w:color w:val="000000" w:themeColor="text1"/>
            <w:sz w:val="24"/>
            <w:szCs w:val="24"/>
            <w:lang w:val="en-US" w:eastAsia="zh-CN"/>
            <w14:textFill>
              <w14:solidFill>
                <w14:schemeClr w14:val="tx1"/>
              </w14:solidFill>
            </w14:textFill>
          </w:rPr>
          <w:t>与</w:t>
        </w:r>
      </w:ins>
      <w:ins w:id="154" w:author="谢梦燕" w:date="2026-06-22T23:40:53Z">
        <w:r>
          <w:rPr>
            <w:rFonts w:hint="eastAsia" w:ascii="Times New Roman" w:hAnsi="Times New Roman" w:eastAsia="宋体" w:cs="楷体_GB2312"/>
            <w:color w:val="000000" w:themeColor="text1"/>
            <w:sz w:val="24"/>
            <w:szCs w:val="24"/>
            <w:lang w:val="en-US" w:eastAsia="zh-CN"/>
            <w14:textFill>
              <w14:solidFill>
                <w14:schemeClr w14:val="tx1"/>
              </w14:solidFill>
            </w14:textFill>
          </w:rPr>
          <w:t>医学验证</w:t>
        </w:r>
      </w:ins>
      <w:ins w:id="155" w:author="谢梦燕" w:date="2026-06-22T23:40:57Z">
        <w:r>
          <w:rPr>
            <w:rFonts w:hint="eastAsia" w:ascii="Times New Roman" w:hAnsi="Times New Roman" w:eastAsia="宋体" w:cs="楷体_GB2312"/>
            <w:color w:val="000000" w:themeColor="text1"/>
            <w:sz w:val="24"/>
            <w:szCs w:val="24"/>
            <w:lang w:val="en-US" w:eastAsia="zh-CN"/>
            <w14:textFill>
              <w14:solidFill>
                <w14:schemeClr w14:val="tx1"/>
              </w14:solidFill>
            </w14:textFill>
          </w:rPr>
          <w:t>；</w:t>
        </w:r>
      </w:ins>
      <w:del w:id="156" w:author="谢梦燕" w:date="2026-06-22T23:40:57Z">
        <w:r>
          <w:rPr>
            <w:rFonts w:hint="eastAsia" w:ascii="Times New Roman" w:hAnsi="Times New Roman" w:eastAsia="宋体" w:cs="楷体_GB2312"/>
            <w:color w:val="000000" w:themeColor="text1"/>
            <w:sz w:val="24"/>
            <w:szCs w:val="24"/>
            <w14:textFill>
              <w14:solidFill>
                <w14:schemeClr w14:val="tx1"/>
              </w14:solidFill>
            </w14:textFill>
          </w:rPr>
          <w:delText>，</w:delText>
        </w:r>
      </w:del>
      <w:r>
        <w:rPr>
          <w:rFonts w:hint="eastAsia" w:ascii="Times New Roman" w:hAnsi="Times New Roman" w:eastAsia="宋体" w:cs="楷体_GB2312"/>
          <w:color w:val="000000" w:themeColor="text1"/>
          <w:sz w:val="24"/>
          <w:szCs w:val="24"/>
          <w14:textFill>
            <w14:solidFill>
              <w14:schemeClr w14:val="tx1"/>
            </w14:solidFill>
          </w14:textFill>
        </w:rPr>
        <w:t>西交利物浦大学贡献AI技术（多模态融合、生成式建模）</w:t>
      </w:r>
      <w:ins w:id="157" w:author="谢梦燕" w:date="2026-06-22T23:41:46Z">
        <w:r>
          <w:rPr>
            <w:rFonts w:hint="eastAsia" w:ascii="Times New Roman" w:hAnsi="Times New Roman" w:eastAsia="宋体" w:cs="楷体_GB2312"/>
            <w:color w:val="000000" w:themeColor="text1"/>
            <w:sz w:val="24"/>
            <w:szCs w:val="24"/>
            <w:lang w:eastAsia="zh-CN"/>
            <w14:textFill>
              <w14:solidFill>
                <w14:schemeClr w14:val="tx1"/>
              </w14:solidFill>
            </w14:textFill>
          </w:rPr>
          <w:t>。</w:t>
        </w:r>
      </w:ins>
      <w:ins w:id="158" w:author="谢梦燕" w:date="2026-06-22T23:41:48Z">
        <w:r>
          <w:rPr>
            <w:rFonts w:hint="eastAsia" w:ascii="Times New Roman" w:hAnsi="Times New Roman" w:eastAsia="宋体" w:cs="楷体_GB2312"/>
            <w:color w:val="000000" w:themeColor="text1"/>
            <w:sz w:val="24"/>
            <w:szCs w:val="24"/>
            <w:lang w:eastAsia="zh-CN"/>
            <w14:textFill>
              <w14:solidFill>
                <w14:schemeClr w14:val="tx1"/>
              </w14:solidFill>
            </w14:textFill>
          </w:rPr>
          <w:t>双方依托瑞浦智慧医疗研究院建立数据共享机制，</w:t>
        </w:r>
      </w:ins>
      <w:del w:id="159" w:author="谢梦燕" w:date="2026-06-22T23:41:45Z">
        <w:r>
          <w:rPr>
            <w:rFonts w:hint="eastAsia" w:ascii="Times New Roman" w:hAnsi="Times New Roman" w:eastAsia="宋体" w:cs="楷体_GB2312"/>
            <w:color w:val="000000" w:themeColor="text1"/>
            <w:sz w:val="24"/>
            <w:szCs w:val="24"/>
            <w14:textFill>
              <w14:solidFill>
                <w14:schemeClr w14:val="tx1"/>
              </w14:solidFill>
            </w14:textFill>
          </w:rPr>
          <w:delText>，</w:delText>
        </w:r>
      </w:del>
      <w:r>
        <w:rPr>
          <w:rFonts w:hint="eastAsia" w:ascii="Times New Roman" w:hAnsi="Times New Roman" w:eastAsia="宋体" w:cs="楷体_GB2312"/>
          <w:color w:val="000000" w:themeColor="text1"/>
          <w:sz w:val="24"/>
          <w:szCs w:val="24"/>
          <w14:textFill>
            <w14:solidFill>
              <w14:schemeClr w14:val="tx1"/>
            </w14:solidFill>
          </w14:textFill>
        </w:rPr>
        <w:t>通过"临床问题-技术突破-验证反馈"闭环，</w:t>
      </w:r>
      <w:ins w:id="160" w:author="谢梦燕" w:date="2026-06-22T23:42:02Z">
        <w:r>
          <w:rPr>
            <w:rFonts w:hint="eastAsia" w:ascii="Times New Roman" w:hAnsi="Times New Roman" w:eastAsia="宋体" w:cs="楷体_GB2312"/>
            <w:color w:val="000000" w:themeColor="text1"/>
            <w:sz w:val="24"/>
            <w:szCs w:val="24"/>
            <w14:textFill>
              <w14:solidFill>
                <w14:schemeClr w14:val="tx1"/>
              </w14:solidFill>
            </w14:textFill>
          </w:rPr>
          <w:t>为罕见肿瘤的类器官技术转化和精准诊疗提供可推广的医工交叉范式。</w:t>
        </w:r>
      </w:ins>
    </w:p>
    <w:p w14:paraId="4575F55F">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ascii="Times New Roman" w:hAnsi="Times New Roman" w:eastAsia="宋体" w:cs="楷体_GB2312"/>
          <w:color w:val="000000" w:themeColor="text1"/>
          <w:sz w:val="24"/>
          <w:szCs w:val="24"/>
          <w14:textFill>
            <w14:solidFill>
              <w14:schemeClr w14:val="tx1"/>
            </w14:solidFill>
          </w14:textFill>
        </w:rPr>
      </w:pPr>
      <w:del w:id="161" w:author="谢梦燕" w:date="2026-06-22T23:42:02Z">
        <w:r>
          <w:rPr>
            <w:rFonts w:hint="eastAsia" w:ascii="Times New Roman" w:hAnsi="Times New Roman" w:eastAsia="宋体" w:cs="楷体_GB2312"/>
            <w:color w:val="000000" w:themeColor="text1"/>
            <w:sz w:val="24"/>
            <w:szCs w:val="24"/>
            <w14:textFill>
              <w14:solidFill>
                <w14:schemeClr w14:val="tx1"/>
              </w14:solidFill>
            </w14:textFill>
          </w:rPr>
          <w:delText>破解类器官技术转化难题。双方已依托瑞浦智慧医疗研究院建立数据共享机制。</w:delText>
        </w:r>
      </w:del>
    </w:p>
    <w:p w14:paraId="4B60C7B6">
      <w:pPr>
        <w:keepNext w:val="0"/>
        <w:keepLines w:val="0"/>
        <w:pageBreakBefore w:val="0"/>
        <w:widowControl w:val="0"/>
        <w:numPr>
          <w:ilvl w:val="0"/>
          <w:numId w:val="1"/>
        </w:numPr>
        <w:kinsoku/>
        <w:wordWrap/>
        <w:overflowPunct/>
        <w:topLinePunct w:val="0"/>
        <w:autoSpaceDE/>
        <w:autoSpaceDN/>
        <w:bidi w:val="0"/>
        <w:adjustRightInd/>
        <w:snapToGrid/>
        <w:spacing w:line="336" w:lineRule="auto"/>
        <w:ind w:left="-420" w:leftChars="0" w:firstLine="420" w:firstLineChars="0"/>
        <w:textAlignment w:val="auto"/>
        <w:rPr>
          <w:rFonts w:ascii="Times New Roman" w:hAnsi="Times New Roman" w:eastAsia="宋体" w:cs="楷体_GB2312"/>
          <w:b/>
          <w:bCs/>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研究内容</w:t>
      </w:r>
    </w:p>
    <w:p>
      <w:r>
        <w:t>代理验证策略：鉴于 MPM 样本稀缺（年发病率 0.3/10 万），本项目采用「代理数据验证 → 真实 MPM 验证」两阶段策略：（1）代理数据验证（2026.07-2027.Q2）：在鼠肝、MultiOrg 等已有类器官数据上验证算法可行性，建立性能 baseline；（2）真实 MPM 验证（2027.Q3-Q4）：等 20 例 MPM 类器官数据到位后，通过迁移学习快速适配。前期实验已验证此策略可行性：RF-DETR 鼠肝训练（mAP 89%）跨域到 MPM 检测置信度大幅下降（median 0.014），但 ResNet-50 特征空间 UMAP 定量测得 domain gap=0.272（5 倍于同域距离 0.056），SAM2 zero-shot 分割在 MPM 上质量稳定（IoU 0.952），表明跨域鸿沟主要存在于分类头，可基于 SAM2 伪 GT 自蒸馏微调快速适配。</w:t>
      </w:r>
    </w:p>
    <w:p w14:paraId="496C190C">
      <w:pPr>
        <w:keepNext w:val="0"/>
        <w:keepLines w:val="0"/>
        <w:pageBreakBefore w:val="0"/>
        <w:widowControl w:val="0"/>
        <w:numPr>
          <w:ilvl w:val="0"/>
          <w:numId w:val="3"/>
        </w:numPr>
        <w:kinsoku/>
        <w:wordWrap/>
        <w:overflowPunct/>
        <w:topLinePunct w:val="0"/>
        <w:autoSpaceDE/>
        <w:autoSpaceDN/>
        <w:bidi w:val="0"/>
        <w:adjustRightInd/>
        <w:snapToGrid/>
        <w:spacing w:line="336" w:lineRule="auto"/>
        <w:ind w:left="425" w:leftChars="0" w:hanging="425" w:firstLineChars="0"/>
        <w:textAlignment w:val="auto"/>
        <w:rPr>
          <w:rFonts w:ascii="Times New Roman" w:hAnsi="Times New Roman" w:eastAsia="宋体" w:cs="楷体_GB2312"/>
          <w:b/>
          <w:bCs/>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多模态特征融合模型构建</w:t>
      </w:r>
    </w:p>
    <w:p w14:paraId="0BE9825B">
      <w:pPr>
        <w:keepNext w:val="0"/>
        <w:keepLines w:val="0"/>
        <w:pageBreakBefore w:val="0"/>
        <w:widowControl w:val="0"/>
        <w:numPr>
          <w:ilvl w:val="1"/>
          <w:numId w:val="4"/>
        </w:numPr>
        <w:kinsoku/>
        <w:wordWrap/>
        <w:overflowPunct/>
        <w:topLinePunct w:val="0"/>
        <w:autoSpaceDE/>
        <w:autoSpaceDN/>
        <w:bidi w:val="0"/>
        <w:adjustRightInd/>
        <w:snapToGrid/>
        <w:spacing w:line="336" w:lineRule="auto"/>
        <w:ind w:left="567" w:leftChars="0" w:hanging="567" w:firstLineChars="0"/>
        <w:textAlignment w:val="auto"/>
        <w:rPr>
          <w:rFonts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图像特征：</w:t>
      </w:r>
      <w:r>
        <w:rPr>
          <w:rFonts w:hint="eastAsia" w:ascii="Times New Roman" w:hAnsi="Times New Roman" w:eastAsia="宋体" w:cs="楷体_GB2312"/>
          <w:color w:val="000000" w:themeColor="text1"/>
          <w:sz w:val="24"/>
          <w:szCs w:val="24"/>
          <w14:textFill>
            <w14:solidFill>
              <w14:schemeClr w14:val="tx1"/>
            </w14:solidFill>
          </w14:textFill>
        </w:rPr>
        <w:t>采用Swin-Transformer与ViT-L/14提取768维形态特征，通过FPN实现多尺度融合</w:t>
      </w:r>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0E1BFE2D">
      <w:pPr>
        <w:keepNext w:val="0"/>
        <w:keepLines w:val="0"/>
        <w:pageBreakBefore w:val="0"/>
        <w:widowControl w:val="0"/>
        <w:numPr>
          <w:ilvl w:val="1"/>
          <w:numId w:val="4"/>
        </w:numPr>
        <w:kinsoku/>
        <w:wordWrap/>
        <w:overflowPunct/>
        <w:topLinePunct w:val="0"/>
        <w:autoSpaceDE/>
        <w:autoSpaceDN/>
        <w:bidi w:val="0"/>
        <w:adjustRightInd/>
        <w:snapToGrid/>
        <w:spacing w:line="336" w:lineRule="auto"/>
        <w:ind w:left="567" w:leftChars="0" w:hanging="567" w:firstLineChars="0"/>
        <w:textAlignment w:val="auto"/>
        <w:rPr>
          <w:rFonts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基因特征：</w:t>
      </w:r>
      <w:r>
        <w:rPr>
          <w:rFonts w:hint="eastAsia" w:ascii="Times New Roman" w:hAnsi="Times New Roman" w:eastAsia="宋体" w:cs="楷体_GB2312"/>
          <w:color w:val="000000" w:themeColor="text1"/>
          <w:sz w:val="24"/>
          <w:szCs w:val="24"/>
          <w14:textFill>
            <w14:solidFill>
              <w14:schemeClr w14:val="tx1"/>
            </w14:solidFill>
          </w14:textFill>
        </w:rPr>
        <w:t>对差异表达基因进行通路富集分析，经MLP编码生成256维向量</w:t>
      </w:r>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5B4BD754">
      <w:pPr>
        <w:keepNext w:val="0"/>
        <w:keepLines w:val="0"/>
        <w:pageBreakBefore w:val="0"/>
        <w:widowControl w:val="0"/>
        <w:numPr>
          <w:ilvl w:val="1"/>
          <w:numId w:val="4"/>
        </w:numPr>
        <w:kinsoku/>
        <w:wordWrap/>
        <w:overflowPunct/>
        <w:topLinePunct w:val="0"/>
        <w:autoSpaceDE/>
        <w:autoSpaceDN/>
        <w:bidi w:val="0"/>
        <w:adjustRightInd/>
        <w:snapToGrid/>
        <w:spacing w:line="336" w:lineRule="auto"/>
        <w:ind w:left="567" w:leftChars="0" w:hanging="567" w:firstLineChars="0"/>
        <w:textAlignment w:val="auto"/>
        <w:rPr>
          <w:rFonts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药物特征：</w:t>
      </w:r>
      <w:r>
        <w:rPr>
          <w:rFonts w:hint="eastAsia" w:ascii="Times New Roman" w:hAnsi="Times New Roman" w:eastAsia="宋体" w:cs="楷体_GB2312"/>
          <w:color w:val="000000" w:themeColor="text1"/>
          <w:sz w:val="24"/>
          <w:szCs w:val="24"/>
          <w14:textFill>
            <w14:solidFill>
              <w14:schemeClr w14:val="tx1"/>
            </w14:solidFill>
          </w14:textFill>
        </w:rPr>
        <w:t>基于GIN和分子指纹（ECFP4+MACCS）提取256维药物特征</w:t>
      </w:r>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1D362DA7">
      <w:pPr>
        <w:keepNext w:val="0"/>
        <w:keepLines w:val="0"/>
        <w:pageBreakBefore w:val="0"/>
        <w:widowControl w:val="0"/>
        <w:numPr>
          <w:ilvl w:val="1"/>
          <w:numId w:val="4"/>
        </w:numPr>
        <w:kinsoku/>
        <w:wordWrap/>
        <w:overflowPunct/>
        <w:topLinePunct w:val="0"/>
        <w:autoSpaceDE/>
        <w:autoSpaceDN/>
        <w:bidi w:val="0"/>
        <w:adjustRightInd/>
        <w:snapToGrid/>
        <w:spacing w:line="336" w:lineRule="auto"/>
        <w:ind w:left="567" w:leftChars="0" w:hanging="567" w:firstLineChars="0"/>
        <w:textAlignment w:val="auto"/>
        <w:rPr>
          <w:rFonts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跨模态融合：</w:t>
      </w:r>
      <w:r>
        <w:rPr>
          <w:rFonts w:hint="eastAsia" w:ascii="Times New Roman" w:hAnsi="Times New Roman" w:eastAsia="宋体" w:cs="楷体_GB2312"/>
          <w:color w:val="000000" w:themeColor="text1"/>
          <w:sz w:val="24"/>
          <w:szCs w:val="24"/>
          <w14:textFill>
            <w14:solidFill>
              <w14:schemeClr w14:val="tx1"/>
            </w14:solidFill>
          </w14:textFill>
        </w:rPr>
        <w:t>设计动态交叉注意力机制融合1536维联合向量，通过门控机制自适应调整模态权重（影像65%/基因25%/药物10%），目标提升基因-形态匹配度至70%以上</w:t>
      </w:r>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7BC9740C">
      <w:pPr>
        <w:keepNext w:val="0"/>
        <w:keepLines w:val="0"/>
        <w:pageBreakBefore w:val="0"/>
        <w:widowControl w:val="0"/>
        <w:numPr>
          <w:numId w:val="0"/>
        </w:numPr>
        <w:kinsoku/>
        <w:wordWrap/>
        <w:overflowPunct/>
        <w:topLinePunct w:val="0"/>
        <w:autoSpaceDE/>
        <w:autoSpaceDN/>
        <w:bidi w:val="0"/>
        <w:adjustRightInd/>
        <w:snapToGrid/>
        <w:spacing w:line="336" w:lineRule="auto"/>
        <w:ind w:leftChars="0"/>
        <w:textAlignment w:val="auto"/>
        <w:rPr>
          <w:rFonts w:ascii="Times New Roman" w:hAnsi="Times New Roman" w:eastAsia="宋体" w:cs="楷体_GB2312"/>
          <w:color w:val="000000" w:themeColor="text1"/>
          <w:sz w:val="24"/>
          <w:szCs w:val="24"/>
          <w14:textFill>
            <w14:solidFill>
              <w14:schemeClr w14:val="tx1"/>
            </w14:solidFill>
          </w14:textFill>
        </w:rPr>
      </w:pPr>
    </w:p>
    <w:p w14:paraId="462E4A1E">
      <w:pPr>
        <w:keepNext w:val="0"/>
        <w:keepLines w:val="0"/>
        <w:pageBreakBefore w:val="0"/>
        <w:widowControl w:val="0"/>
        <w:numPr>
          <w:ilvl w:val="0"/>
          <w:numId w:val="5"/>
        </w:numPr>
        <w:kinsoku/>
        <w:wordWrap/>
        <w:overflowPunct/>
        <w:topLinePunct w:val="0"/>
        <w:autoSpaceDE/>
        <w:autoSpaceDN/>
        <w:bidi w:val="0"/>
        <w:adjustRightInd/>
        <w:snapToGrid/>
        <w:spacing w:line="336" w:lineRule="auto"/>
        <w:ind w:left="425" w:leftChars="0" w:hanging="425" w:firstLineChars="0"/>
        <w:textAlignment w:val="auto"/>
        <w:rPr>
          <w:rFonts w:ascii="Times New Roman" w:hAnsi="Times New Roman" w:eastAsia="宋体" w:cs="楷体_GB2312"/>
          <w:b/>
          <w:bCs/>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生成式流形扩展验证</w:t>
      </w:r>
    </w:p>
    <w:p w14:paraId="456B23DD">
      <w:pPr>
        <w:keepNext w:val="0"/>
        <w:keepLines w:val="0"/>
        <w:pageBreakBefore w:val="0"/>
        <w:widowControl w:val="0"/>
        <w:numPr>
          <w:ilvl w:val="1"/>
          <w:numId w:val="6"/>
        </w:numPr>
        <w:kinsoku/>
        <w:wordWrap/>
        <w:overflowPunct/>
        <w:topLinePunct w:val="0"/>
        <w:autoSpaceDE/>
        <w:autoSpaceDN/>
        <w:bidi w:val="0"/>
        <w:adjustRightInd/>
        <w:snapToGrid/>
        <w:spacing w:line="336" w:lineRule="auto"/>
        <w:ind w:left="567" w:leftChars="0" w:hanging="567" w:firstLineChars="0"/>
        <w:textAlignment w:val="auto"/>
        <w:rPr>
          <w:rFonts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流形结构分析：</w:t>
      </w:r>
      <w:r>
        <w:rPr>
          <w:rFonts w:hint="eastAsia" w:ascii="Times New Roman" w:hAnsi="Times New Roman" w:eastAsia="宋体" w:cs="楷体_GB2312"/>
          <w:color w:val="000000" w:themeColor="text1"/>
          <w:sz w:val="24"/>
          <w:szCs w:val="24"/>
          <w14:textFill>
            <w14:solidFill>
              <w14:schemeClr w14:val="tx1"/>
            </w14:solidFill>
          </w14:textFill>
        </w:rPr>
        <w:t>通过UMAP识别高维空间稀疏区域，计算真实样本MMD距离（&lt;0.05）</w:t>
      </w:r>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6D8A8BBB">
      <w:pPr>
        <w:keepNext w:val="0"/>
        <w:keepLines w:val="0"/>
        <w:pageBreakBefore w:val="0"/>
        <w:widowControl w:val="0"/>
        <w:numPr>
          <w:ilvl w:val="1"/>
          <w:numId w:val="6"/>
        </w:numPr>
        <w:kinsoku/>
        <w:wordWrap/>
        <w:overflowPunct/>
        <w:topLinePunct w:val="0"/>
        <w:autoSpaceDE/>
        <w:autoSpaceDN/>
        <w:bidi w:val="0"/>
        <w:adjustRightInd/>
        <w:snapToGrid/>
        <w:spacing w:line="336" w:lineRule="auto"/>
        <w:ind w:left="567" w:leftChars="0" w:hanging="567" w:firstLineChars="0"/>
        <w:textAlignment w:val="auto"/>
        <w:rPr>
          <w:rFonts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条件Diffusion模型：</w:t>
      </w:r>
      <w:r>
        <w:rPr>
          <w:rFonts w:hint="eastAsia" w:ascii="Times New Roman" w:hAnsi="Times New Roman" w:eastAsia="宋体" w:cs="楷体_GB2312"/>
          <w:color w:val="000000" w:themeColor="text1"/>
          <w:sz w:val="24"/>
          <w:szCs w:val="24"/>
          <w14:textFill>
            <w14:solidFill>
              <w14:schemeClr w14:val="tx1"/>
            </w14:solidFill>
          </w14:textFill>
        </w:rPr>
        <w:t>采用类别器引导策略生成合成向量，语义一致性检验余弦相似度&gt;0.85</w:t>
      </w:r>
      <w:r>
        <w:rPr>
          <w:rFonts w:hint="eastAsia" w:ascii="Times New Roman" w:hAnsi="Times New Roman" w:eastAsia="宋体" w:cs="楷体_GB2312"/>
          <w:color w:val="000000" w:themeColor="text1"/>
          <w:sz w:val="24"/>
          <w:szCs w:val="24"/>
          <w:lang w:eastAsia="zh-CN"/>
          <w14:textFill>
            <w14:solidFill>
              <w14:schemeClr w14:val="tx1"/>
            </w14:solidFill>
          </w14:textFill>
        </w:rPr>
        <w:t>； 合成数据验证三维度：（1）FID-medical&lt;40（医学图像专用 Fréchet 距离）；（2）下游检测 mAP≥80%（合成数据训练后在真实 MPM 上评估）；（3）专家盲评 AUC&lt;0.7（3 位临床医生判断合成 vs 真实）；（4）流形覆盖度&gt;90%（UMAP 真实-合成分布重叠率）。</w:t>
      </w:r>
    </w:p>
    <w:p w14:paraId="1A26A7C2">
      <w:pPr>
        <w:keepNext w:val="0"/>
        <w:keepLines w:val="0"/>
        <w:pageBreakBefore w:val="0"/>
        <w:widowControl w:val="0"/>
        <w:numPr>
          <w:ilvl w:val="1"/>
          <w:numId w:val="6"/>
        </w:numPr>
        <w:kinsoku/>
        <w:wordWrap/>
        <w:overflowPunct/>
        <w:topLinePunct w:val="0"/>
        <w:autoSpaceDE/>
        <w:autoSpaceDN/>
        <w:bidi w:val="0"/>
        <w:adjustRightInd/>
        <w:snapToGrid/>
        <w:spacing w:line="336" w:lineRule="auto"/>
        <w:ind w:left="567" w:leftChars="0" w:hanging="567" w:firstLineChars="0"/>
        <w:textAlignment w:val="auto"/>
        <w:rPr>
          <w:rFonts w:hint="eastAsia"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混合数据集构建：</w:t>
      </w:r>
      <w:r>
        <w:rPr>
          <w:rFonts w:hint="eastAsia" w:ascii="Times New Roman" w:hAnsi="Times New Roman" w:eastAsia="宋体" w:cs="楷体_GB2312"/>
          <w:color w:val="000000" w:themeColor="text1"/>
          <w:sz w:val="24"/>
          <w:szCs w:val="24"/>
          <w14:textFill>
            <w14:solidFill>
              <w14:schemeClr w14:val="tx1"/>
            </w14:solidFill>
          </w14:textFill>
        </w:rPr>
        <w:t>按1:1真实-合成比例融合，验证检索准确率提升效果（初步实验显示&gt;5%）</w:t>
      </w:r>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44CA0969">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Times New Roman" w:hAnsi="Times New Roman" w:eastAsia="宋体" w:cs="楷体_GB2312"/>
          <w:color w:val="000000" w:themeColor="text1"/>
          <w:sz w:val="24"/>
          <w:szCs w:val="24"/>
          <w14:textFill>
            <w14:solidFill>
              <w14:schemeClr w14:val="tx1"/>
            </w14:solidFill>
          </w14:textFill>
        </w:rPr>
      </w:pPr>
    </w:p>
    <w:p w14:paraId="227EC0F2">
      <w:pPr>
        <w:keepNext w:val="0"/>
        <w:keepLines w:val="0"/>
        <w:pageBreakBefore w:val="0"/>
        <w:widowControl w:val="0"/>
        <w:numPr>
          <w:ilvl w:val="0"/>
          <w:numId w:val="7"/>
        </w:numPr>
        <w:kinsoku/>
        <w:wordWrap/>
        <w:overflowPunct/>
        <w:topLinePunct w:val="0"/>
        <w:autoSpaceDE/>
        <w:autoSpaceDN/>
        <w:bidi w:val="0"/>
        <w:adjustRightInd/>
        <w:snapToGrid/>
        <w:spacing w:line="336" w:lineRule="auto"/>
        <w:ind w:left="425" w:leftChars="0" w:hanging="425" w:firstLineChars="0"/>
        <w:textAlignment w:val="auto"/>
        <w:rPr>
          <w:rFonts w:ascii="Times New Roman" w:hAnsi="Times New Roman" w:eastAsia="宋体" w:cs="楷体_GB2312"/>
          <w:b/>
          <w:bCs/>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质量评估原型开发</w:t>
      </w:r>
    </w:p>
    <w:p w14:paraId="2FFFF14F">
      <w:pPr>
        <w:keepNext w:val="0"/>
        <w:keepLines w:val="0"/>
        <w:pageBreakBefore w:val="0"/>
        <w:widowControl w:val="0"/>
        <w:numPr>
          <w:ilvl w:val="1"/>
          <w:numId w:val="8"/>
        </w:numPr>
        <w:kinsoku/>
        <w:wordWrap/>
        <w:overflowPunct/>
        <w:topLinePunct w:val="0"/>
        <w:autoSpaceDE/>
        <w:autoSpaceDN/>
        <w:bidi w:val="0"/>
        <w:adjustRightInd/>
        <w:snapToGrid/>
        <w:spacing w:line="336" w:lineRule="auto"/>
        <w:ind w:left="567" w:leftChars="0" w:hanging="567" w:firstLineChars="0"/>
        <w:textAlignment w:val="auto"/>
        <w:rPr>
          <w:rFonts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领域知识图谱构建：</w:t>
      </w:r>
      <w:r>
        <w:rPr>
          <w:rFonts w:hint="eastAsia" w:ascii="Times New Roman" w:hAnsi="Times New Roman" w:eastAsia="宋体" w:cs="楷体_GB2312"/>
          <w:color w:val="000000" w:themeColor="text1"/>
          <w:sz w:val="24"/>
          <w:szCs w:val="24"/>
          <w14:textFill>
            <w14:solidFill>
              <w14:schemeClr w14:val="tx1"/>
            </w14:solidFill>
          </w14:textFill>
        </w:rPr>
        <w:t>整合DrugBank药物靶点信息、KEGG信号通路数据及类器官形态学特征，构建Neo4j知识图谱（实体数&gt;5000，关系数&gt;20000）</w:t>
      </w:r>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62B170DA">
      <w:pPr>
        <w:keepNext w:val="0"/>
        <w:keepLines w:val="0"/>
        <w:pageBreakBefore w:val="0"/>
        <w:widowControl w:val="0"/>
        <w:numPr>
          <w:ilvl w:val="1"/>
          <w:numId w:val="8"/>
        </w:numPr>
        <w:kinsoku/>
        <w:wordWrap/>
        <w:overflowPunct/>
        <w:topLinePunct w:val="0"/>
        <w:autoSpaceDE/>
        <w:autoSpaceDN/>
        <w:bidi w:val="0"/>
        <w:adjustRightInd/>
        <w:snapToGrid/>
        <w:spacing w:line="336" w:lineRule="auto"/>
        <w:ind w:left="567" w:leftChars="0" w:hanging="567" w:firstLineChars="0"/>
        <w:textAlignment w:val="auto"/>
        <w:rPr>
          <w:rFonts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LLM-as-a-Judge框架：</w:t>
      </w:r>
      <w:r>
        <w:rPr>
          <w:rFonts w:hint="eastAsia" w:ascii="Times New Roman" w:hAnsi="Times New Roman" w:eastAsia="宋体" w:cs="楷体_GB2312"/>
          <w:color w:val="000000" w:themeColor="text1"/>
          <w:sz w:val="24"/>
          <w:szCs w:val="24"/>
          <w14:textFill>
            <w14:solidFill>
              <w14:schemeClr w14:val="tx1"/>
            </w14:solidFill>
          </w14:textFill>
        </w:rPr>
        <w:t>融合临床医生-工程师协同推理机制，设计提示工程实现语义一致性（余弦相似度&gt;0.85）、特征完整性（缺失率&lt;5%）、标签准确性（F1-score&gt;0.8）三维评估</w:t>
      </w:r>
      <w:r>
        <w:rPr>
          <w:rFonts w:hint="eastAsia" w:ascii="Times New Roman" w:hAnsi="Times New Roman" w:eastAsia="宋体" w:cs="楷体_GB2312"/>
          <w:color w:val="000000" w:themeColor="text1"/>
          <w:sz w:val="24"/>
          <w:szCs w:val="24"/>
          <w:lang w:eastAsia="zh-CN"/>
          <w14:textFill>
            <w14:solidFill>
              <w14:schemeClr w14:val="tx1"/>
            </w14:solidFill>
          </w14:textFill>
        </w:rPr>
        <w:t>； 具体提示工程设计：（1）角色设定：临床医生-工程师协同推理双角色，分别从生物学合理性和技术有效性维度评估；（2）评估模板：每条数据生成「图像-基因-药物」三模态对齐得分（0-1）、形态学特征完整度（0-1）、标签一致性（0-1）三项评分；（3）多模型集成：GPT-4o + Claude-3.5-Sonnet + BioBERT 三模型加权（4:4:2）投票；（4）可解释性：每条评分附带自然语言依据，支持人工复核。</w:t>
      </w:r>
    </w:p>
    <w:p w14:paraId="1BBCB867">
      <w:pPr>
        <w:keepNext w:val="0"/>
        <w:keepLines w:val="0"/>
        <w:pageBreakBefore w:val="0"/>
        <w:widowControl w:val="0"/>
        <w:numPr>
          <w:ilvl w:val="1"/>
          <w:numId w:val="8"/>
        </w:numPr>
        <w:kinsoku/>
        <w:wordWrap/>
        <w:overflowPunct/>
        <w:topLinePunct w:val="0"/>
        <w:autoSpaceDE/>
        <w:autoSpaceDN/>
        <w:bidi w:val="0"/>
        <w:adjustRightInd/>
        <w:snapToGrid/>
        <w:spacing w:line="336" w:lineRule="auto"/>
        <w:ind w:left="567" w:leftChars="0" w:hanging="567" w:firstLineChars="0"/>
        <w:textAlignment w:val="auto"/>
        <w:rPr>
          <w:rFonts w:hint="eastAsia"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自动化质量控制：</w:t>
      </w:r>
      <w:r>
        <w:rPr>
          <w:rFonts w:hint="eastAsia" w:ascii="Times New Roman" w:hAnsi="Times New Roman" w:eastAsia="宋体" w:cs="楷体_GB2312"/>
          <w:color w:val="000000" w:themeColor="text1"/>
          <w:sz w:val="24"/>
          <w:szCs w:val="24"/>
          <w14:textFill>
            <w14:solidFill>
              <w14:schemeClr w14:val="tx1"/>
            </w14:solidFill>
          </w14:textFill>
        </w:rPr>
        <w:t>通过多模型集成（GPT-3.5+BioBERT）实现评估一致性与专家判断达80%以上</w:t>
      </w:r>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61FA5AB7">
      <w:pPr>
        <w:keepNext w:val="0"/>
        <w:keepLines w:val="0"/>
        <w:pageBreakBefore w:val="0"/>
        <w:widowControl w:val="0"/>
        <w:kinsoku/>
        <w:wordWrap/>
        <w:overflowPunct/>
        <w:topLinePunct w:val="0"/>
        <w:autoSpaceDE/>
        <w:autoSpaceDN/>
        <w:bidi w:val="0"/>
        <w:adjustRightInd/>
        <w:snapToGrid/>
        <w:spacing w:line="336" w:lineRule="auto"/>
        <w:textAlignment w:val="auto"/>
        <w:rPr>
          <w:ins w:id="162" w:author="谢梦燕" w:date="2026-06-23T09:39:53Z"/>
          <w:rFonts w:hint="eastAsia" w:ascii="Times New Roman" w:hAnsi="Times New Roman" w:eastAsia="宋体" w:cs="楷体_GB2312"/>
          <w:color w:val="000000" w:themeColor="text1"/>
          <w:sz w:val="24"/>
          <w:szCs w:val="24"/>
          <w14:textFill>
            <w14:solidFill>
              <w14:schemeClr w14:val="tx1"/>
            </w14:solidFill>
          </w14:textFill>
        </w:rPr>
      </w:pPr>
    </w:p>
    <w:p w14:paraId="72FD35C6">
      <w:pPr>
        <w:numPr>
          <w:ilvl w:val="0"/>
          <w:numId w:val="9"/>
        </w:numPr>
        <w:spacing w:line="336" w:lineRule="auto"/>
        <w:ind w:left="425" w:hanging="425" w:firstLineChars="0"/>
        <w:rPr>
          <w:ins w:id="164" w:author="谢梦燕" w:date="2026-06-23T09:40:16Z"/>
          <w:rFonts w:hint="default" w:ascii="Times New Roman" w:hAnsi="Times New Roman" w:eastAsia="宋体" w:cs="楷体_GB2312"/>
          <w:b/>
          <w:bCs/>
          <w:color w:val="000000" w:themeColor="text1"/>
          <w:sz w:val="24"/>
          <w:szCs w:val="24"/>
          <w:lang w:val="en-US" w:eastAsia="zh-CN"/>
          <w14:textFill>
            <w14:solidFill>
              <w14:schemeClr w14:val="tx1"/>
            </w14:solidFill>
          </w14:textFill>
        </w:rPr>
        <w:pPrChange w:id="163" w:author="谢梦燕" w:date="2026-06-23T09:39:58Z">
          <w:pPr>
            <w:spacing w:line="360" w:lineRule="auto"/>
            <w:ind w:firstLine="560" w:firstLineChars="200"/>
          </w:pPr>
        </w:pPrChange>
      </w:pPr>
      <w:ins w:id="165" w:author="谢梦燕" w:date="2026-06-23T09:40:08Z">
        <w:r>
          <w:rPr>
            <w:rFonts w:hint="default" w:ascii="Times New Roman" w:hAnsi="Times New Roman" w:eastAsia="宋体" w:cs="楷体_GB2312"/>
            <w:b/>
            <w:bCs/>
            <w:color w:val="000000" w:themeColor="text1"/>
            <w:sz w:val="24"/>
            <w:szCs w:val="24"/>
            <w:lang w:val="en-US" w:eastAsia="zh-CN"/>
            <w14:textFill>
              <w14:solidFill>
                <w14:schemeClr w14:val="tx1"/>
              </w14:solidFill>
            </w14:textFill>
          </w:rPr>
          <w:t>临床转化应用与验证</w:t>
        </w:r>
      </w:ins>
    </w:p>
    <w:p w14:paraId="420623D3">
      <w:pPr>
        <w:numPr>
          <w:ilvl w:val="1"/>
          <w:numId w:val="10"/>
        </w:numPr>
        <w:spacing w:line="336" w:lineRule="auto"/>
        <w:ind w:left="567" w:hanging="567" w:firstLineChars="0"/>
        <w:rPr>
          <w:ins w:id="167" w:author="谢梦燕" w:date="2026-06-23T09:40:34Z"/>
          <w:rFonts w:hint="eastAsia" w:ascii="Times New Roman" w:hAnsi="Times New Roman" w:eastAsia="宋体" w:cs="楷体_GB2312"/>
          <w:color w:val="000000" w:themeColor="text1"/>
          <w:sz w:val="24"/>
          <w:szCs w:val="24"/>
          <w:lang w:val="en-US" w:eastAsia="zh-CN"/>
          <w14:textFill>
            <w14:solidFill>
              <w14:schemeClr w14:val="tx1"/>
            </w14:solidFill>
          </w14:textFill>
        </w:rPr>
        <w:pPrChange w:id="166" w:author="谢梦燕" w:date="2026-06-23T09:41:00Z">
          <w:pPr>
            <w:spacing w:line="360" w:lineRule="auto"/>
            <w:ind w:firstLine="560" w:firstLineChars="200"/>
          </w:pPr>
        </w:pPrChange>
      </w:pPr>
      <w:ins w:id="168" w:author="谢梦燕" w:date="2026-06-23T09:40:33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临床决策辅助界面开发</w:t>
        </w:r>
      </w:ins>
      <w:ins w:id="169" w:author="谢梦燕" w:date="2026-06-23T09:41:17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w:t>
        </w:r>
      </w:ins>
      <w:ins w:id="170" w:author="谢梦燕" w:date="2026-06-23T09:44:11Z">
        <w:r>
          <w:rPr>
            <w:rFonts w:hint="eastAsia" w:ascii="Times New Roman" w:hAnsi="Times New Roman" w:eastAsia="宋体" w:cs="楷体_GB2312"/>
            <w:color w:val="000000" w:themeColor="text1"/>
            <w:sz w:val="24"/>
            <w:szCs w:val="24"/>
            <w:lang w:val="en-US" w:eastAsia="zh-CN"/>
            <w14:textFill>
              <w14:solidFill>
                <w14:schemeClr w14:val="tx1"/>
              </w14:solidFill>
            </w14:textFill>
          </w:rPr>
          <w:t>开发可视化交互模块，直观呈现多模态数据质量等级、各模态特征一致性雷达图及基于知识图谱的靶向药物关联证据链，辅助临床医师在</w:t>
        </w:r>
      </w:ins>
      <w:ins w:id="171" w:author="谢梦燕" w:date="2026-06-23T09:44:43Z">
        <w:r>
          <w:rPr>
            <w:rFonts w:hint="eastAsia" w:ascii="Times New Roman" w:hAnsi="Times New Roman" w:eastAsia="宋体" w:cs="楷体_GB2312"/>
            <w:color w:val="000000" w:themeColor="text1"/>
            <w:sz w:val="24"/>
            <w:szCs w:val="24"/>
            <w:lang w:val="en-US" w:eastAsia="zh-CN"/>
            <w14:textFill>
              <w14:solidFill>
                <w14:schemeClr w14:val="tx1"/>
              </w14:solidFill>
            </w14:textFill>
          </w:rPr>
          <w:t>医疗决策</w:t>
        </w:r>
      </w:ins>
      <w:ins w:id="172" w:author="谢梦燕" w:date="2026-06-23T09:44:11Z">
        <w:r>
          <w:rPr>
            <w:rFonts w:hint="eastAsia" w:ascii="Times New Roman" w:hAnsi="Times New Roman" w:eastAsia="宋体" w:cs="楷体_GB2312"/>
            <w:color w:val="000000" w:themeColor="text1"/>
            <w:sz w:val="24"/>
            <w:szCs w:val="24"/>
            <w:lang w:val="en-US" w:eastAsia="zh-CN"/>
            <w14:textFill>
              <w14:solidFill>
                <w14:schemeClr w14:val="tx1"/>
              </w14:solidFill>
            </w14:textFill>
          </w:rPr>
          <w:t>中快速解读多模态信息并获取循证支持</w:t>
        </w:r>
      </w:ins>
      <w:r>
        <w:rPr>
          <w:rFonts w:hint="eastAsia" w:ascii="Times New Roman" w:hAnsi="Times New Roman" w:eastAsia="宋体" w:cs="楷体_GB2312"/>
          <w:color w:val="000000" w:themeColor="text1"/>
          <w:sz w:val="24"/>
          <w:szCs w:val="24"/>
          <w:lang w:val="en-US" w:eastAsia="zh-CN"/>
          <w14:textFill>
            <w14:solidFill>
              <w14:schemeClr w14:val="tx1"/>
            </w14:solidFill>
          </w14:textFill>
        </w:rPr>
        <w:t>；</w:t>
      </w:r>
    </w:p>
    <w:p w14:paraId="7E0A644E">
      <w:pPr>
        <w:numPr>
          <w:ilvl w:val="1"/>
          <w:numId w:val="10"/>
        </w:numPr>
        <w:spacing w:line="336" w:lineRule="auto"/>
        <w:ind w:left="567" w:hanging="567" w:firstLineChars="0"/>
        <w:rPr>
          <w:ins w:id="174" w:author="谢梦燕" w:date="2026-06-23T09:40:54Z"/>
          <w:rFonts w:hint="default" w:ascii="Times New Roman" w:hAnsi="Times New Roman" w:eastAsia="宋体" w:cs="楷体_GB2312"/>
          <w:color w:val="000000" w:themeColor="text1"/>
          <w:sz w:val="24"/>
          <w:szCs w:val="24"/>
          <w:lang w:val="en-US" w:eastAsia="zh-CN"/>
          <w14:textFill>
            <w14:solidFill>
              <w14:schemeClr w14:val="tx1"/>
            </w14:solidFill>
          </w14:textFill>
        </w:rPr>
        <w:pPrChange w:id="173" w:author="谢梦燕" w:date="2026-06-23T09:41:00Z">
          <w:pPr>
            <w:spacing w:line="360" w:lineRule="auto"/>
            <w:ind w:firstLine="560" w:firstLineChars="200"/>
          </w:pPr>
        </w:pPrChange>
      </w:pPr>
      <w:ins w:id="175" w:author="谢梦燕" w:date="2026-06-23T09:40:44Z">
        <w:r>
          <w:rPr>
            <w:rFonts w:hint="default" w:ascii="Times New Roman" w:hAnsi="Times New Roman" w:eastAsia="宋体" w:cs="楷体_GB2312"/>
            <w:b/>
            <w:bCs/>
            <w:color w:val="000000" w:themeColor="text1"/>
            <w:sz w:val="24"/>
            <w:szCs w:val="24"/>
            <w:lang w:val="en-US" w:eastAsia="zh-CN"/>
            <w14:textFill>
              <w14:solidFill>
                <w14:schemeClr w14:val="tx1"/>
              </w14:solidFill>
            </w14:textFill>
          </w:rPr>
          <w:t>前瞻性验证方案设计</w:t>
        </w:r>
      </w:ins>
      <w:ins w:id="176" w:author="谢梦燕" w:date="2026-06-23T09:45:03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w:t>
        </w:r>
      </w:ins>
      <w:ins w:id="177" w:author="谢梦燕" w:date="2026-06-23T09:45:06Z">
        <w:r>
          <w:rPr>
            <w:rFonts w:hint="eastAsia" w:ascii="Times New Roman" w:hAnsi="Times New Roman" w:eastAsia="宋体" w:cs="楷体_GB2312"/>
            <w:color w:val="000000" w:themeColor="text1"/>
            <w:sz w:val="24"/>
            <w:szCs w:val="24"/>
            <w:lang w:val="en-US" w:eastAsia="zh-CN"/>
            <w14:textFill>
              <w14:solidFill>
                <w14:schemeClr w14:val="tx1"/>
              </w14:solidFill>
            </w14:textFill>
          </w:rPr>
          <w:t>设计单中心、前瞻性观察性验证研究。纳入拟行类器官药敏检测的MPM患者（计划入组10-15例），基线采集类器官样本并生成多模态数据。系统输出质量评估结果及个体化候选药物排序。</w:t>
        </w:r>
      </w:ins>
      <w:ins w:id="178" w:author="谢梦燕" w:date="2026-06-23T09:45:06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主要验证终点：</w:t>
        </w:r>
      </w:ins>
      <w:ins w:id="179" w:author="谢梦燕" w:date="2026-06-23T09:45:06Z">
        <w:r>
          <w:rPr>
            <w:rFonts w:hint="eastAsia" w:ascii="Times New Roman" w:hAnsi="Times New Roman" w:eastAsia="宋体" w:cs="楷体_GB2312"/>
            <w:color w:val="000000" w:themeColor="text1"/>
            <w:sz w:val="24"/>
            <w:szCs w:val="24"/>
            <w:lang w:val="en-US" w:eastAsia="zh-CN"/>
            <w14:textFill>
              <w14:solidFill>
                <w14:schemeClr w14:val="tx1"/>
              </w14:solidFill>
            </w14:textFill>
          </w:rPr>
          <w:t>系统推荐方案与临床最终治疗决策的吻合度及医师决策采纳率；</w:t>
        </w:r>
      </w:ins>
      <w:ins w:id="180" w:author="谢梦燕" w:date="2026-06-23T09:45:06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次要终点：</w:t>
        </w:r>
      </w:ins>
      <w:ins w:id="181" w:author="谢梦燕" w:date="2026-06-23T09:45:06Z">
        <w:r>
          <w:rPr>
            <w:rFonts w:hint="eastAsia" w:ascii="Times New Roman" w:hAnsi="Times New Roman" w:eastAsia="宋体" w:cs="楷体_GB2312"/>
            <w:color w:val="000000" w:themeColor="text1"/>
            <w:sz w:val="24"/>
            <w:szCs w:val="24"/>
            <w:lang w:val="en-US" w:eastAsia="zh-CN"/>
            <w14:textFill>
              <w14:solidFill>
                <w14:schemeClr w14:val="tx1"/>
              </w14:solidFill>
            </w14:textFill>
          </w:rPr>
          <w:t>系统预测的药物敏感性与患者实际无进展生存期（PFS）的初步关联性（探索性分析）。明确入排标准及数据采集规范，前瞻性完成全流程可行性验证</w:t>
        </w:r>
      </w:ins>
      <w:r>
        <w:rPr>
          <w:rFonts w:hint="eastAsia" w:ascii="Times New Roman" w:hAnsi="Times New Roman" w:eastAsia="宋体" w:cs="楷体_GB2312"/>
          <w:color w:val="000000" w:themeColor="text1"/>
          <w:sz w:val="24"/>
          <w:szCs w:val="24"/>
          <w:lang w:val="en-US" w:eastAsia="zh-CN"/>
          <w14:textFill>
            <w14:solidFill>
              <w14:schemeClr w14:val="tx1"/>
            </w14:solidFill>
          </w14:textFill>
        </w:rPr>
        <w:t>；</w:t>
      </w:r>
    </w:p>
    <w:p w14:paraId="497EBA9A">
      <w:pPr>
        <w:numPr>
          <w:ilvl w:val="1"/>
          <w:numId w:val="10"/>
        </w:numPr>
        <w:spacing w:line="336" w:lineRule="auto"/>
        <w:ind w:left="567" w:hanging="567" w:firstLineChars="0"/>
        <w:rPr>
          <w:rFonts w:hint="default" w:ascii="Times New Roman" w:hAnsi="Times New Roman" w:eastAsia="宋体" w:cs="楷体_GB2312"/>
          <w:color w:val="000000" w:themeColor="text1"/>
          <w:sz w:val="24"/>
          <w:szCs w:val="24"/>
          <w:lang w:val="en-US" w:eastAsia="zh-CN"/>
          <w14:textFill>
            <w14:solidFill>
              <w14:schemeClr w14:val="tx1"/>
            </w14:solidFill>
          </w14:textFill>
        </w:rPr>
        <w:pPrChange w:id="182" w:author="谢梦燕" w:date="2026-06-23T09:41:00Z">
          <w:pPr>
            <w:spacing w:line="360" w:lineRule="auto"/>
            <w:ind w:firstLine="560" w:firstLineChars="200"/>
          </w:pPr>
        </w:pPrChange>
      </w:pPr>
      <w:ins w:id="183" w:author="谢梦燕" w:date="2026-06-23T09:40:56Z">
        <w:r>
          <w:rPr>
            <w:rFonts w:hint="default" w:ascii="Times New Roman" w:hAnsi="Times New Roman" w:eastAsia="宋体" w:cs="楷体_GB2312"/>
            <w:b/>
            <w:bCs/>
            <w:color w:val="000000" w:themeColor="text1"/>
            <w:sz w:val="24"/>
            <w:szCs w:val="24"/>
            <w:lang w:val="en-US" w:eastAsia="zh-CN"/>
            <w14:textFill>
              <w14:solidFill>
                <w14:schemeClr w14:val="tx1"/>
              </w14:solidFill>
            </w14:textFill>
          </w:rPr>
          <w:t>临床工作流整合规范</w:t>
        </w:r>
      </w:ins>
      <w:ins w:id="184" w:author="谢梦燕" w:date="2026-06-23T09:46:03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w:t>
        </w:r>
      </w:ins>
      <w:ins w:id="185" w:author="谢梦燕" w:date="2026-06-23T09:46:05Z">
        <w:r>
          <w:rPr>
            <w:rFonts w:hint="eastAsia" w:ascii="Times New Roman" w:hAnsi="Times New Roman" w:eastAsia="宋体" w:cs="楷体_GB2312"/>
            <w:color w:val="000000" w:themeColor="text1"/>
            <w:sz w:val="24"/>
            <w:szCs w:val="24"/>
            <w:lang w:val="en-US" w:eastAsia="zh-CN"/>
            <w14:textFill>
              <w14:solidFill>
                <w14:schemeClr w14:val="tx1"/>
              </w14:solidFill>
            </w14:textFill>
          </w:rPr>
          <w:t>制定《MPM类器官多模态数据质量评估与转化操作手册》，规范从样本接收、数据采集、质量评估到报告解读的全流程标准操作程序及质控节点，明确各环节时间阈值与责任分工，确保系统在现有临床路径中的可操作性，为后续多中心推广奠定基础。</w:t>
        </w:r>
      </w:ins>
    </w:p>
    <w:p w14:paraId="01776F85">
      <w:pPr>
        <w:numPr>
          <w:numId w:val="0"/>
        </w:numPr>
        <w:spacing w:line="336" w:lineRule="auto"/>
        <w:ind w:firstLine="560" w:firstLineChars="200"/>
        <w:rPr>
          <w:rFonts w:hint="default" w:ascii="Times New Roman" w:hAnsi="Times New Roman" w:eastAsia="宋体" w:cs="楷体_GB2312"/>
          <w:color w:val="000000" w:themeColor="text1"/>
          <w:sz w:val="24"/>
          <w:szCs w:val="24"/>
          <w:lang w:val="en-US" w:eastAsia="zh-CN"/>
          <w14:textFill>
            <w14:solidFill>
              <w14:schemeClr w14:val="tx1"/>
            </w14:solidFill>
          </w14:textFill>
        </w:rPr>
        <w:pPrChange w:id="186" w:author="谢梦燕" w:date="2026-06-23T09:41:00Z">
          <w:pPr>
            <w:spacing w:line="360" w:lineRule="auto"/>
            <w:ind w:firstLine="560" w:firstLineChars="200"/>
          </w:pPr>
        </w:pPrChange>
      </w:pPr>
    </w:p>
    <w:p w14:paraId="63D2CF46">
      <w:pPr>
        <w:keepNext w:val="0"/>
        <w:keepLines w:val="0"/>
        <w:pageBreakBefore w:val="0"/>
        <w:widowControl w:val="0"/>
        <w:numPr>
          <w:ilvl w:val="0"/>
          <w:numId w:val="11"/>
        </w:numPr>
        <w:kinsoku/>
        <w:wordWrap/>
        <w:overflowPunct/>
        <w:topLinePunct w:val="0"/>
        <w:autoSpaceDE/>
        <w:autoSpaceDN/>
        <w:bidi w:val="0"/>
        <w:adjustRightInd/>
        <w:snapToGrid/>
        <w:spacing w:line="336" w:lineRule="auto"/>
        <w:ind w:left="-420" w:leftChars="0" w:firstLine="420" w:firstLineChars="0"/>
        <w:textAlignment w:val="auto"/>
        <w:rPr>
          <w:rFonts w:ascii="Times New Roman" w:hAnsi="Times New Roman" w:eastAsia="宋体" w:cs="楷体_GB2312"/>
          <w:b/>
          <w:bCs/>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创新点</w:t>
      </w:r>
    </w:p>
    <w:p w14:paraId="64F2F84A">
      <w:pPr>
        <w:keepNext w:val="0"/>
        <w:keepLines w:val="0"/>
        <w:pageBreakBefore w:val="0"/>
        <w:widowControl w:val="0"/>
        <w:kinsoku/>
        <w:wordWrap/>
        <w:overflowPunct/>
        <w:topLinePunct w:val="0"/>
        <w:autoSpaceDE/>
        <w:autoSpaceDN/>
        <w:bidi w:val="0"/>
        <w:adjustRightInd/>
        <w:snapToGrid/>
        <w:spacing w:line="336" w:lineRule="auto"/>
        <w:ind w:firstLine="482" w:firstLineChars="200"/>
        <w:textAlignment w:val="auto"/>
        <w:rPr>
          <w:rFonts w:hint="eastAsia" w:ascii="Times New Roman" w:hAnsi="Times New Roman" w:eastAsia="宋体" w:cs="楷体_GB2312"/>
          <w:color w:val="000000" w:themeColor="text1"/>
          <w:sz w:val="24"/>
          <w:szCs w:val="24"/>
          <w:lang w:eastAsia="zh-CN"/>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1. 理论创新：</w:t>
      </w:r>
      <w:r>
        <w:rPr>
          <w:rFonts w:hint="eastAsia" w:ascii="Times New Roman" w:hAnsi="Times New Roman" w:eastAsia="宋体" w:cs="楷体_GB2312"/>
          <w:color w:val="000000" w:themeColor="text1"/>
          <w:sz w:val="24"/>
          <w:szCs w:val="24"/>
          <w14:textFill>
            <w14:solidFill>
              <w14:schemeClr w14:val="tx1"/>
            </w14:solidFill>
          </w14:textFill>
        </w:rPr>
        <w:t>提出"生成式流形扩展"理论，通过UMAP流形学习识别稀疏区域，结合Diffusion Model生成语义一致的合成数据，建立流形距离、语义相似度、分布匹配度三维评估体系</w:t>
      </w:r>
      <w:ins w:id="187" w:author="谢梦燕" w:date="2026-06-23T09:11:43Z">
        <w:r>
          <w:rPr>
            <w:rFonts w:hint="eastAsia" w:ascii="Times New Roman" w:hAnsi="Times New Roman" w:eastAsia="宋体" w:cs="楷体_GB2312"/>
            <w:color w:val="000000" w:themeColor="text1"/>
            <w:sz w:val="24"/>
            <w:szCs w:val="24"/>
            <w:lang w:eastAsia="zh-CN"/>
            <w14:textFill>
              <w14:solidFill>
                <w14:schemeClr w14:val="tx1"/>
              </w14:solidFill>
            </w14:textFill>
          </w:rPr>
          <w:t>，</w:t>
        </w:r>
      </w:ins>
      <w:ins w:id="188" w:author="谢梦燕" w:date="2026-06-23T09:11:46Z">
        <w:r>
          <w:rPr>
            <w:rFonts w:hint="eastAsia" w:ascii="Times New Roman" w:hAnsi="Times New Roman" w:eastAsia="宋体" w:cs="楷体_GB2312"/>
            <w:color w:val="000000" w:themeColor="text1"/>
            <w:sz w:val="24"/>
            <w:szCs w:val="24"/>
            <w:lang w:eastAsia="zh-CN"/>
            <w14:textFill>
              <w14:solidFill>
                <w14:schemeClr w14:val="tx1"/>
              </w14:solidFill>
            </w14:textFill>
          </w:rPr>
          <w:t>为破解罕见肿瘤AI训练数据不足提供新范式</w:t>
        </w:r>
      </w:ins>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54B30757">
      <w:pPr>
        <w:keepNext w:val="0"/>
        <w:keepLines w:val="0"/>
        <w:pageBreakBefore w:val="0"/>
        <w:widowControl w:val="0"/>
        <w:kinsoku/>
        <w:wordWrap/>
        <w:overflowPunct/>
        <w:topLinePunct w:val="0"/>
        <w:autoSpaceDE/>
        <w:autoSpaceDN/>
        <w:bidi w:val="0"/>
        <w:adjustRightInd/>
        <w:snapToGrid/>
        <w:spacing w:line="336" w:lineRule="auto"/>
        <w:ind w:firstLine="482" w:firstLineChars="200"/>
        <w:textAlignment w:val="auto"/>
        <w:rPr>
          <w:rFonts w:hint="eastAsia" w:ascii="Times New Roman" w:hAnsi="Times New Roman" w:eastAsia="宋体" w:cs="楷体_GB2312"/>
          <w:color w:val="000000" w:themeColor="text1"/>
          <w:sz w:val="24"/>
          <w:szCs w:val="24"/>
          <w:lang w:eastAsia="zh-CN"/>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2. 方法创新：</w:t>
      </w:r>
      <w:r>
        <w:rPr>
          <w:rFonts w:hint="eastAsia" w:ascii="Times New Roman" w:hAnsi="Times New Roman" w:eastAsia="宋体" w:cs="楷体_GB2312"/>
          <w:color w:val="000000" w:themeColor="text1"/>
          <w:sz w:val="24"/>
          <w:szCs w:val="24"/>
          <w14:textFill>
            <w14:solidFill>
              <w14:schemeClr w14:val="tx1"/>
            </w14:solidFill>
          </w14:textFill>
        </w:rPr>
        <w:t>首创LLM-as-a-Judge质量评估框架，融合领域知识图谱实现医学向量的自动化质量判定，突破传统人工标注依赖</w:t>
      </w:r>
      <w:ins w:id="189" w:author="谢梦燕" w:date="2026-06-23T09:12:09Z">
        <w:r>
          <w:rPr>
            <w:rFonts w:hint="eastAsia" w:ascii="Times New Roman" w:hAnsi="Times New Roman" w:eastAsia="宋体" w:cs="楷体_GB2312"/>
            <w:color w:val="000000" w:themeColor="text1"/>
            <w:sz w:val="24"/>
            <w:szCs w:val="24"/>
            <w14:textFill>
              <w14:solidFill>
                <w14:schemeClr w14:val="tx1"/>
              </w14:solidFill>
            </w14:textFill>
          </w:rPr>
          <w:t>，为罕见肿瘤多中心数据标准化提供技术支撑</w:t>
        </w:r>
      </w:ins>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1566EC62">
      <w:pPr>
        <w:keepNext w:val="0"/>
        <w:keepLines w:val="0"/>
        <w:pageBreakBefore w:val="0"/>
        <w:widowControl w:val="0"/>
        <w:kinsoku/>
        <w:wordWrap/>
        <w:overflowPunct/>
        <w:topLinePunct w:val="0"/>
        <w:autoSpaceDE/>
        <w:autoSpaceDN/>
        <w:bidi w:val="0"/>
        <w:adjustRightInd/>
        <w:snapToGrid/>
        <w:spacing w:line="336" w:lineRule="auto"/>
        <w:ind w:firstLine="482" w:firstLineChars="200"/>
        <w:textAlignment w:val="auto"/>
        <w:rPr>
          <w:ins w:id="190" w:author="谢梦燕" w:date="2026-06-23T09:46:18Z"/>
          <w:rFonts w:hint="eastAsia" w:ascii="Times New Roman" w:hAnsi="Times New Roman" w:eastAsia="宋体" w:cs="楷体_GB2312"/>
          <w:color w:val="000000" w:themeColor="text1"/>
          <w:sz w:val="24"/>
          <w:szCs w:val="24"/>
          <w:lang w:eastAsia="zh-CN"/>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3. 技术创新：</w:t>
      </w:r>
      <w:r>
        <w:rPr>
          <w:rFonts w:hint="eastAsia" w:ascii="Times New Roman" w:hAnsi="Times New Roman" w:eastAsia="宋体" w:cs="楷体_GB2312"/>
          <w:color w:val="000000" w:themeColor="text1"/>
          <w:sz w:val="24"/>
          <w:szCs w:val="24"/>
          <w14:textFill>
            <w14:solidFill>
              <w14:schemeClr w14:val="tx1"/>
            </w14:solidFill>
          </w14:textFill>
        </w:rPr>
        <w:t>开发基于Transformer的跨模态注意力融合算法，将1536维多模态向量的基因-形态特征匹配度提升至70%以上</w:t>
      </w:r>
      <w:ins w:id="191" w:author="谢梦燕" w:date="2026-06-23T09:12:28Z">
        <w:r>
          <w:rPr>
            <w:rFonts w:hint="eastAsia" w:ascii="Times New Roman" w:hAnsi="Times New Roman" w:eastAsia="宋体" w:cs="楷体_GB2312"/>
            <w:color w:val="000000" w:themeColor="text1"/>
            <w:sz w:val="24"/>
            <w:szCs w:val="24"/>
            <w14:textFill>
              <w14:solidFill>
                <w14:schemeClr w14:val="tx1"/>
              </w14:solidFill>
            </w14:textFill>
          </w:rPr>
          <w:t>，推动MPM精准分型从形态学向多组学融合升级</w:t>
        </w:r>
      </w:ins>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6EBF65C0">
      <w:pPr>
        <w:keepNext w:val="0"/>
        <w:keepLines w:val="0"/>
        <w:pageBreakBefore w:val="0"/>
        <w:widowControl w:val="0"/>
        <w:kinsoku/>
        <w:wordWrap/>
        <w:overflowPunct/>
        <w:topLinePunct w:val="0"/>
        <w:autoSpaceDE/>
        <w:autoSpaceDN/>
        <w:bidi w:val="0"/>
        <w:adjustRightInd/>
        <w:snapToGrid/>
        <w:spacing w:line="336" w:lineRule="auto"/>
        <w:ind w:firstLine="482" w:firstLineChars="200"/>
        <w:textAlignment w:val="auto"/>
        <w:rPr>
          <w:rFonts w:hint="eastAsia" w:ascii="Times New Roman" w:hAnsi="Times New Roman" w:eastAsia="宋体" w:cs="楷体_GB2312"/>
          <w:color w:val="000000" w:themeColor="text1"/>
          <w:sz w:val="24"/>
          <w:szCs w:val="24"/>
          <w:lang w:val="en-US" w:eastAsia="zh-CN"/>
          <w14:textFill>
            <w14:solidFill>
              <w14:schemeClr w14:val="tx1"/>
            </w14:solidFill>
          </w14:textFill>
        </w:rPr>
      </w:pPr>
      <w:ins w:id="192" w:author="谢梦燕" w:date="2026-06-23T09:46:20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4.</w:t>
        </w:r>
      </w:ins>
      <w:ins w:id="193" w:author="谢梦燕" w:date="2026-06-23T09:46:22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 xml:space="preserve"> </w:t>
        </w:r>
      </w:ins>
      <w:ins w:id="194" w:author="谢梦燕" w:date="2026-06-23T09:46:24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转化</w:t>
        </w:r>
      </w:ins>
      <w:ins w:id="195" w:author="谢梦燕" w:date="2026-06-23T09:46:25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创新</w:t>
        </w:r>
      </w:ins>
      <w:ins w:id="196" w:author="谢梦燕" w:date="2026-06-23T09:46:26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w:t>
        </w:r>
      </w:ins>
      <w:ins w:id="197" w:author="谢梦燕" w:date="2026-06-23T09:46:50Z">
        <w:r>
          <w:rPr>
            <w:rFonts w:hint="eastAsia" w:ascii="Times New Roman" w:hAnsi="Times New Roman" w:eastAsia="宋体" w:cs="楷体_GB2312"/>
            <w:color w:val="000000" w:themeColor="text1"/>
            <w:sz w:val="24"/>
            <w:szCs w:val="24"/>
            <w:lang w:val="en-US" w:eastAsia="zh-CN"/>
            <w14:textFill>
              <w14:solidFill>
                <w14:schemeClr w14:val="tx1"/>
              </w14:solidFill>
            </w14:textFill>
          </w:rPr>
          <w:t>通过前瞻性观察研究设计，首次在MPM领域验证AI多模态质量评估系统从数据产出到辅助临床决策的可行性与接受度</w:t>
        </w:r>
      </w:ins>
      <w:ins w:id="198" w:author="谢梦燕" w:date="2026-06-23T09:49:09Z">
        <w:r>
          <w:rPr>
            <w:rFonts w:hint="eastAsia" w:ascii="Times New Roman" w:hAnsi="Times New Roman" w:eastAsia="宋体" w:cs="楷体_GB2312"/>
            <w:color w:val="000000" w:themeColor="text1"/>
            <w:sz w:val="24"/>
            <w:szCs w:val="24"/>
            <w:lang w:val="en-US" w:eastAsia="zh-CN"/>
            <w14:textFill>
              <w14:solidFill>
                <w14:schemeClr w14:val="tx1"/>
              </w14:solidFill>
            </w14:textFill>
          </w:rPr>
          <w:t>，</w:t>
        </w:r>
      </w:ins>
      <w:ins w:id="199" w:author="谢梦燕" w:date="2026-06-23T09:49:16Z">
        <w:r>
          <w:rPr>
            <w:rFonts w:hint="eastAsia" w:ascii="Times New Roman" w:hAnsi="Times New Roman" w:eastAsia="宋体" w:cs="楷体_GB2312"/>
            <w:color w:val="000000" w:themeColor="text1"/>
            <w:sz w:val="24"/>
            <w:szCs w:val="24"/>
            <w:lang w:val="en-US" w:eastAsia="zh-CN"/>
            <w14:textFill>
              <w14:solidFill>
                <w14:schemeClr w14:val="tx1"/>
              </w14:solidFill>
            </w14:textFill>
          </w:rPr>
          <w:t>构建</w:t>
        </w:r>
      </w:ins>
      <w:ins w:id="200" w:author="谢梦燕" w:date="2026-06-23T09:49:13Z">
        <w:r>
          <w:rPr>
            <w:rFonts w:hint="eastAsia" w:ascii="Times New Roman" w:hAnsi="Times New Roman" w:eastAsia="宋体" w:cs="楷体_GB2312"/>
            <w:color w:val="000000" w:themeColor="text1"/>
            <w:sz w:val="24"/>
            <w:szCs w:val="24"/>
            <w:lang w:val="en-US" w:eastAsia="zh-CN"/>
            <w14:textFill>
              <w14:solidFill>
                <w14:schemeClr w14:val="tx1"/>
              </w14:solidFill>
            </w14:textFill>
          </w:rPr>
          <w:t>“质量评估-前瞻验证”一体化临床转化路径</w:t>
        </w:r>
      </w:ins>
      <w:r>
        <w:rPr>
          <w:rFonts w:hint="eastAsia" w:ascii="Times New Roman" w:hAnsi="Times New Roman" w:eastAsia="宋体" w:cs="楷体_GB2312"/>
          <w:color w:val="000000" w:themeColor="text1"/>
          <w:sz w:val="24"/>
          <w:szCs w:val="24"/>
          <w:lang w:val="en-US" w:eastAsia="zh-CN"/>
          <w14:textFill>
            <w14:solidFill>
              <w14:schemeClr w14:val="tx1"/>
            </w14:solidFill>
          </w14:textFill>
        </w:rPr>
        <w:t>。</w:t>
      </w:r>
    </w:p>
    <w:p w14:paraId="056F3F01">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default" w:ascii="Times New Roman" w:hAnsi="Times New Roman" w:eastAsia="宋体" w:cs="楷体_GB2312"/>
          <w:color w:val="000000" w:themeColor="text1"/>
          <w:sz w:val="24"/>
          <w:szCs w:val="24"/>
          <w:lang w:val="en-US" w:eastAsia="zh-CN"/>
          <w14:textFill>
            <w14:solidFill>
              <w14:schemeClr w14:val="tx1"/>
            </w14:solidFill>
          </w14:textFill>
        </w:rPr>
      </w:pPr>
    </w:p>
    <w:p w14:paraId="753EAD5A">
      <w:pPr>
        <w:keepNext w:val="0"/>
        <w:keepLines w:val="0"/>
        <w:pageBreakBefore w:val="0"/>
        <w:widowControl w:val="0"/>
        <w:numPr>
          <w:ilvl w:val="0"/>
          <w:numId w:val="12"/>
        </w:numPr>
        <w:kinsoku/>
        <w:wordWrap/>
        <w:overflowPunct/>
        <w:topLinePunct w:val="0"/>
        <w:autoSpaceDE/>
        <w:autoSpaceDN/>
        <w:bidi w:val="0"/>
        <w:adjustRightInd/>
        <w:snapToGrid/>
        <w:spacing w:line="336" w:lineRule="auto"/>
        <w:ind w:left="-420" w:leftChars="0" w:firstLine="420" w:firstLineChars="0"/>
        <w:textAlignment w:val="auto"/>
        <w:rPr>
          <w:rFonts w:ascii="Times New Roman" w:hAnsi="Times New Roman" w:eastAsia="宋体" w:cs="楷体_GB2312"/>
          <w:b/>
          <w:bCs/>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关键科学问题</w:t>
      </w:r>
    </w:p>
    <w:p w14:paraId="165226EA">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color w:val="000000" w:themeColor="text1"/>
          <w:sz w:val="24"/>
          <w:szCs w:val="24"/>
          <w14:textFill>
            <w14:solidFill>
              <w14:schemeClr w14:val="tx1"/>
            </w14:solidFill>
          </w14:textFill>
        </w:rPr>
        <w:t>1. 如何通过流形距离约束（MMD&lt;0.05）和语义一致性检验（余弦相似度&gt;0.85）确保合成数据与真实样本的分布一致性</w:t>
      </w:r>
      <w:ins w:id="201" w:author="谢梦燕" w:date="2026-06-23T09:13:00Z">
        <w:r>
          <w:rPr>
            <w:rFonts w:hint="eastAsia" w:ascii="Times New Roman" w:hAnsi="Times New Roman" w:eastAsia="宋体" w:cs="楷体_GB2312"/>
            <w:color w:val="000000" w:themeColor="text1"/>
            <w:sz w:val="24"/>
            <w:szCs w:val="24"/>
            <w:lang w:eastAsia="zh-CN"/>
            <w14:textFill>
              <w14:solidFill>
                <w14:schemeClr w14:val="tx1"/>
              </w14:solidFill>
            </w14:textFill>
          </w:rPr>
          <w:t>，从而在数据稀缺条件下实现可靠的AI模型训练</w:t>
        </w:r>
      </w:ins>
      <w:r>
        <w:rPr>
          <w:rFonts w:hint="eastAsia" w:ascii="Times New Roman" w:hAnsi="Times New Roman" w:eastAsia="宋体" w:cs="楷体_GB2312"/>
          <w:color w:val="000000" w:themeColor="text1"/>
          <w:sz w:val="24"/>
          <w:szCs w:val="24"/>
          <w14:textFill>
            <w14:solidFill>
              <w14:schemeClr w14:val="tx1"/>
            </w14:solidFill>
          </w14:textFill>
        </w:rPr>
        <w:t>？</w:t>
      </w:r>
    </w:p>
    <w:p w14:paraId="4993D7AA">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color w:val="000000" w:themeColor="text1"/>
          <w:sz w:val="24"/>
          <w:szCs w:val="24"/>
          <w14:textFill>
            <w14:solidFill>
              <w14:schemeClr w14:val="tx1"/>
            </w14:solidFill>
          </w14:textFill>
        </w:rPr>
        <w:t>2. 如何融合医学领域知识图谱实现LLM对多模态向量质量的可解释性评估</w:t>
      </w:r>
      <w:ins w:id="202" w:author="谢梦燕" w:date="2026-06-23T09:13:27Z">
        <w:r>
          <w:rPr>
            <w:rFonts w:hint="eastAsia" w:ascii="Times New Roman" w:hAnsi="Times New Roman" w:eastAsia="宋体" w:cs="楷体_GB2312"/>
            <w:color w:val="000000" w:themeColor="text1"/>
            <w:sz w:val="24"/>
            <w:szCs w:val="24"/>
            <w14:textFill>
              <w14:solidFill>
                <w14:schemeClr w14:val="tx1"/>
              </w14:solidFill>
            </w14:textFill>
          </w:rPr>
          <w:t>，为罕见肿瘤多中心协作中的数据质量控制提供标准化工具</w:t>
        </w:r>
      </w:ins>
      <w:r>
        <w:rPr>
          <w:rFonts w:hint="eastAsia" w:ascii="Times New Roman" w:hAnsi="Times New Roman" w:eastAsia="宋体" w:cs="楷体_GB2312"/>
          <w:color w:val="000000" w:themeColor="text1"/>
          <w:sz w:val="24"/>
          <w:szCs w:val="24"/>
          <w14:textFill>
            <w14:solidFill>
              <w14:schemeClr w14:val="tx1"/>
            </w14:solidFill>
          </w14:textFill>
        </w:rPr>
        <w:t>？</w:t>
      </w:r>
    </w:p>
    <w:p w14:paraId="26372F24">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ins w:id="203" w:author="谢梦燕" w:date="2026-06-23T09:49:40Z"/>
          <w:rFonts w:hint="eastAsia" w:ascii="Times New Roman" w:hAnsi="Times New Roman" w:eastAsia="宋体" w:cs="楷体_GB2312"/>
          <w:color w:val="000000" w:themeColor="text1"/>
          <w:sz w:val="24"/>
          <w:szCs w:val="24"/>
          <w14:textFill>
            <w14:solidFill>
              <w14:schemeClr w14:val="tx1"/>
            </w14:solidFill>
          </w14:textFill>
        </w:rPr>
      </w:pPr>
      <w:r>
        <w:rPr>
          <w:rFonts w:hint="eastAsia" w:ascii="Times New Roman" w:hAnsi="Times New Roman" w:eastAsia="宋体" w:cs="楷体_GB2312"/>
          <w:color w:val="000000" w:themeColor="text1"/>
          <w:sz w:val="24"/>
          <w:szCs w:val="24"/>
          <w14:textFill>
            <w14:solidFill>
              <w14:schemeClr w14:val="tx1"/>
            </w14:solidFill>
          </w14:textFill>
        </w:rPr>
        <w:t>3. 如何设计跨模态注意力机制实现基因表达与类器官形态特征的高效匹配</w:t>
      </w:r>
      <w:ins w:id="204" w:author="谢梦燕" w:date="2026-06-23T09:13:44Z">
        <w:r>
          <w:rPr>
            <w:rFonts w:hint="eastAsia" w:ascii="Times New Roman" w:hAnsi="Times New Roman" w:eastAsia="宋体" w:cs="楷体_GB2312"/>
            <w:color w:val="000000" w:themeColor="text1"/>
            <w:sz w:val="24"/>
            <w:szCs w:val="24"/>
            <w14:textFill>
              <w14:solidFill>
                <w14:schemeClr w14:val="tx1"/>
              </w14:solidFill>
            </w14:textFill>
          </w:rPr>
          <w:t>，推动MPM从组织学分型向多模态分子分型跨越</w:t>
        </w:r>
      </w:ins>
      <w:r>
        <w:rPr>
          <w:rFonts w:hint="eastAsia" w:ascii="Times New Roman" w:hAnsi="Times New Roman" w:eastAsia="宋体" w:cs="楷体_GB2312"/>
          <w:color w:val="000000" w:themeColor="text1"/>
          <w:sz w:val="24"/>
          <w:szCs w:val="24"/>
          <w14:textFill>
            <w14:solidFill>
              <w14:schemeClr w14:val="tx1"/>
            </w14:solidFill>
          </w14:textFill>
        </w:rPr>
        <w:t>？</w:t>
      </w:r>
    </w:p>
    <w:p w14:paraId="2805B17B">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Times New Roman" w:hAnsi="Times New Roman" w:eastAsia="宋体" w:cs="楷体_GB2312"/>
          <w:color w:val="000000" w:themeColor="text1"/>
          <w:sz w:val="24"/>
          <w:szCs w:val="24"/>
          <w:lang w:val="en-US" w:eastAsia="zh-CN"/>
          <w14:textFill>
            <w14:solidFill>
              <w14:schemeClr w14:val="tx1"/>
            </w14:solidFill>
          </w14:textFill>
        </w:rPr>
      </w:pPr>
      <w:ins w:id="205" w:author="谢梦燕" w:date="2026-06-23T09:49:42Z">
        <w:r>
          <w:rPr>
            <w:rFonts w:hint="eastAsia" w:ascii="Times New Roman" w:hAnsi="Times New Roman" w:eastAsia="宋体" w:cs="楷体_GB2312"/>
            <w:color w:val="000000" w:themeColor="text1"/>
            <w:sz w:val="24"/>
            <w:szCs w:val="24"/>
            <w:lang w:val="en-US" w:eastAsia="zh-CN"/>
            <w14:textFill>
              <w14:solidFill>
                <w14:schemeClr w14:val="tx1"/>
              </w14:solidFill>
            </w14:textFill>
          </w:rPr>
          <w:t xml:space="preserve">4. </w:t>
        </w:r>
      </w:ins>
      <w:ins w:id="206" w:author="谢梦燕" w:date="2026-06-23T09:49:45Z">
        <w:r>
          <w:rPr>
            <w:rFonts w:hint="eastAsia" w:ascii="Times New Roman" w:hAnsi="Times New Roman" w:eastAsia="宋体" w:cs="楷体_GB2312"/>
            <w:color w:val="000000" w:themeColor="text1"/>
            <w:sz w:val="24"/>
            <w:szCs w:val="24"/>
            <w:lang w:val="en-US" w:eastAsia="zh-CN"/>
            <w14:textFill>
              <w14:solidFill>
                <w14:schemeClr w14:val="tx1"/>
              </w14:solidFill>
            </w14:textFill>
          </w:rPr>
          <w:t>如何通过前瞻性临床研究设计，科学评估多模态质量评估系统对MPM个体化治疗决策的辅助价值及其与患者临床预后的相关性？</w:t>
        </w:r>
      </w:ins>
    </w:p>
    <w:p w14:paraId="4C49FA6C">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default" w:ascii="Times New Roman" w:hAnsi="Times New Roman" w:eastAsia="宋体" w:cs="楷体_GB2312"/>
          <w:color w:val="000000" w:themeColor="text1"/>
          <w:sz w:val="24"/>
          <w:szCs w:val="24"/>
          <w:lang w:val="en-US" w:eastAsia="zh-CN"/>
          <w14:textFill>
            <w14:solidFill>
              <w14:schemeClr w14:val="tx1"/>
            </w14:solidFill>
          </w14:textFill>
        </w:rPr>
      </w:pPr>
    </w:p>
    <w:p w14:paraId="2D6F34B1">
      <w:pPr>
        <w:keepNext w:val="0"/>
        <w:keepLines w:val="0"/>
        <w:pageBreakBefore w:val="0"/>
        <w:widowControl w:val="0"/>
        <w:numPr>
          <w:ilvl w:val="0"/>
          <w:numId w:val="13"/>
        </w:numPr>
        <w:kinsoku/>
        <w:wordWrap/>
        <w:overflowPunct/>
        <w:topLinePunct w:val="0"/>
        <w:autoSpaceDE/>
        <w:autoSpaceDN/>
        <w:bidi w:val="0"/>
        <w:adjustRightInd/>
        <w:snapToGrid/>
        <w:spacing w:line="336" w:lineRule="auto"/>
        <w:ind w:left="-420" w:leftChars="0" w:firstLine="420" w:firstLineChars="0"/>
        <w:textAlignment w:val="auto"/>
        <w:rPr>
          <w:rFonts w:ascii="Times New Roman" w:hAnsi="Times New Roman" w:eastAsia="宋体" w:cs="楷体_GB2312"/>
          <w:b/>
          <w:bCs/>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合作互补性</w:t>
      </w:r>
    </w:p>
    <w:p w14:paraId="4FABF2C8">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Times New Roman" w:hAnsi="Times New Roman" w:eastAsia="宋体" w:cs="楷体_GB2312"/>
          <w:color w:val="000000" w:themeColor="text1"/>
          <w:sz w:val="24"/>
          <w:szCs w:val="24"/>
          <w14:textFill>
            <w14:solidFill>
              <w14:schemeClr w14:val="tx1"/>
            </w14:solidFill>
          </w14:textFill>
        </w:rPr>
      </w:pPr>
      <w:ins w:id="207" w:author="谢梦燕" w:date="2026-06-23T09:23:58Z">
        <w:r>
          <w:rPr>
            <w:rFonts w:hint="eastAsia" w:ascii="Times New Roman" w:hAnsi="Times New Roman" w:eastAsia="宋体" w:cs="楷体_GB2312"/>
            <w:color w:val="000000" w:themeColor="text1"/>
            <w:sz w:val="24"/>
            <w:szCs w:val="24"/>
            <w14:textFill>
              <w14:solidFill>
                <w14:schemeClr w14:val="tx1"/>
              </w14:solidFill>
            </w14:textFill>
          </w:rPr>
          <w:t>本项目积极响应国家罕见病综合防治战略部署。</w:t>
        </w:r>
      </w:ins>
      <w:ins w:id="208" w:author="谢梦燕" w:date="2026-06-23T09:23:58Z">
        <w:r>
          <w:rPr>
            <w:rFonts w:hint="eastAsia" w:ascii="Times New Roman" w:hAnsi="Times New Roman" w:eastAsia="宋体" w:cs="楷体_GB2312"/>
            <w:color w:val="000000" w:themeColor="text1"/>
            <w:sz w:val="24"/>
            <w:szCs w:val="24"/>
            <w:u w:val="single"/>
            <w14:textFill>
              <w14:solidFill>
                <w14:schemeClr w14:val="tx1"/>
              </w14:solidFill>
            </w14:textFill>
          </w:rPr>
          <w:t>瑞金医院作为国家罕见病诊疗协作网成员单位，在MPM临床诊疗与类器官构建方面具有扎实基础</w:t>
        </w:r>
      </w:ins>
      <w:r>
        <w:rPr>
          <w:rFonts w:hint="eastAsia" w:ascii="Times New Roman" w:hAnsi="Times New Roman" w:eastAsia="宋体" w:cs="楷体_GB2312"/>
          <w:color w:val="000000" w:themeColor="text1"/>
          <w:sz w:val="24"/>
          <w:szCs w:val="24"/>
          <w:lang w:eastAsia="zh-CN"/>
          <w14:textFill>
            <w14:solidFill>
              <w14:schemeClr w14:val="tx1"/>
            </w14:solidFill>
          </w14:textFill>
        </w:rPr>
        <w:t>：</w:t>
      </w:r>
      <w:r>
        <w:rPr>
          <w:rFonts w:hint="eastAsia" w:ascii="Times New Roman" w:hAnsi="Times New Roman" w:eastAsia="宋体" w:cs="楷体_GB2312"/>
          <w:color w:val="000000" w:themeColor="text1"/>
          <w:sz w:val="24"/>
          <w:szCs w:val="24"/>
          <w14:textFill>
            <w14:solidFill>
              <w14:schemeClr w14:val="tx1"/>
            </w14:solidFill>
          </w14:textFill>
        </w:rPr>
        <w:t>①提供MPM类器官临床样本</w:t>
      </w:r>
      <w:ins w:id="209" w:author="谢梦燕" w:date="2026-06-23T09:24:22Z">
        <w:r>
          <w:rPr>
            <w:rFonts w:hint="eastAsia" w:ascii="Times New Roman" w:hAnsi="Times New Roman" w:eastAsia="宋体" w:cs="楷体_GB2312"/>
            <w:color w:val="000000" w:themeColor="text1"/>
            <w:sz w:val="24"/>
            <w:szCs w:val="24"/>
            <w14:textFill>
              <w14:solidFill>
                <w14:schemeClr w14:val="tx1"/>
              </w14:solidFill>
            </w14:textFill>
          </w:rPr>
          <w:t>与完整的临床病理信息</w:t>
        </w:r>
      </w:ins>
      <w:r>
        <w:rPr>
          <w:rFonts w:hint="eastAsia" w:ascii="Times New Roman" w:hAnsi="Times New Roman" w:eastAsia="宋体" w:cs="楷体_GB2312"/>
          <w:color w:val="000000" w:themeColor="text1"/>
          <w:sz w:val="24"/>
          <w:szCs w:val="24"/>
          <w14:textFill>
            <w14:solidFill>
              <w14:schemeClr w14:val="tx1"/>
            </w14:solidFill>
          </w14:textFill>
        </w:rPr>
        <w:t>；②负责临床数据标注与生物学验证。</w:t>
      </w:r>
      <w:ins w:id="210" w:author="谢梦燕" w:date="2026-06-23T09:24:39Z">
        <w:r>
          <w:rPr>
            <w:rFonts w:hint="eastAsia" w:ascii="Times New Roman" w:hAnsi="Times New Roman" w:eastAsia="宋体" w:cs="楷体_GB2312"/>
            <w:color w:val="000000" w:themeColor="text1"/>
            <w:sz w:val="24"/>
            <w:szCs w:val="24"/>
            <w:u w:val="single"/>
            <w14:textFill>
              <w14:solidFill>
                <w14:schemeClr w14:val="tx1"/>
              </w14:solidFill>
            </w14:textFill>
          </w:rPr>
          <w:t>西交利物浦大学在AI驱动医药创新领域具有领先优势</w:t>
        </w:r>
      </w:ins>
      <w:del w:id="211" w:author="谢梦燕" w:date="2026-06-23T09:24:39Z">
        <w:r>
          <w:rPr>
            <w:rFonts w:hint="eastAsia" w:ascii="Times New Roman" w:hAnsi="Times New Roman" w:eastAsia="宋体" w:cs="楷体_GB2312"/>
            <w:color w:val="000000" w:themeColor="text1"/>
            <w:sz w:val="24"/>
            <w:szCs w:val="24"/>
            <w:u w:val="single"/>
            <w14:textFill>
              <w14:solidFill>
                <w14:schemeClr w14:val="tx1"/>
              </w14:solidFill>
            </w14:textFill>
          </w:rPr>
          <w:delText>西交利物浦大学</w:delText>
        </w:r>
      </w:del>
      <w:r>
        <w:rPr>
          <w:rFonts w:hint="eastAsia" w:ascii="Times New Roman" w:hAnsi="Times New Roman" w:eastAsia="宋体" w:cs="楷体_GB2312"/>
          <w:color w:val="000000" w:themeColor="text1"/>
          <w:sz w:val="24"/>
          <w:szCs w:val="24"/>
          <w:u w:val="single"/>
          <w14:textFill>
            <w14:solidFill>
              <w14:schemeClr w14:val="tx1"/>
            </w14:solidFill>
          </w14:textFill>
        </w:rPr>
        <w:t>：</w:t>
      </w:r>
      <w:r>
        <w:rPr>
          <w:rFonts w:hint="eastAsia" w:ascii="Times New Roman" w:hAnsi="Times New Roman" w:eastAsia="宋体" w:cs="楷体_GB2312"/>
          <w:color w:val="000000" w:themeColor="text1"/>
          <w:sz w:val="24"/>
          <w:szCs w:val="24"/>
          <w14:textFill>
            <w14:solidFill>
              <w14:schemeClr w14:val="tx1"/>
            </w14:solidFill>
          </w14:textFill>
        </w:rPr>
        <w:t>①开发多模态融合算法（Swin-Transformer+MLP+GIN）及Diffusion生成模型；②提供</w:t>
      </w:r>
      <w:ins w:id="212" w:author="谢梦燕" w:date="2026-06-23T09:25:09Z">
        <w:r>
          <w:rPr>
            <w:rFonts w:hint="eastAsia" w:ascii="Times New Roman" w:hAnsi="Times New Roman" w:eastAsia="宋体" w:cs="楷体_GB2312"/>
            <w:color w:val="000000" w:themeColor="text1"/>
            <w:sz w:val="24"/>
            <w:szCs w:val="24"/>
            <w:lang w:val="en-US" w:eastAsia="zh-CN"/>
            <w14:textFill>
              <w14:solidFill>
                <w14:schemeClr w14:val="tx1"/>
              </w14:solidFill>
            </w14:textFill>
          </w:rPr>
          <w:t>高性能</w:t>
        </w:r>
      </w:ins>
      <w:r>
        <w:rPr>
          <w:rFonts w:hint="eastAsia" w:ascii="Times New Roman" w:hAnsi="Times New Roman" w:eastAsia="宋体" w:cs="楷体_GB2312"/>
          <w:color w:val="000000" w:themeColor="text1"/>
          <w:sz w:val="24"/>
          <w:szCs w:val="24"/>
          <w14:textFill>
            <w14:solidFill>
              <w14:schemeClr w14:val="tx1"/>
            </w14:solidFill>
          </w14:textFill>
        </w:rPr>
        <w:t>计算资源支持模型训练</w:t>
      </w:r>
      <w:ins w:id="213" w:author="谢梦燕" w:date="2026-06-23T09:25:03Z">
        <w:r>
          <w:rPr>
            <w:rFonts w:hint="eastAsia" w:ascii="Times New Roman" w:hAnsi="Times New Roman" w:eastAsia="宋体" w:cs="楷体_GB2312"/>
            <w:color w:val="000000" w:themeColor="text1"/>
            <w:sz w:val="24"/>
            <w:szCs w:val="24"/>
            <w:lang w:val="en-US" w:eastAsia="zh-CN"/>
            <w14:textFill>
              <w14:solidFill>
                <w14:schemeClr w14:val="tx1"/>
              </w14:solidFill>
            </w14:textFill>
          </w:rPr>
          <w:t>与</w:t>
        </w:r>
      </w:ins>
      <w:ins w:id="214" w:author="谢梦燕" w:date="2026-06-23T09:25:04Z">
        <w:r>
          <w:rPr>
            <w:rFonts w:hint="eastAsia" w:ascii="Times New Roman" w:hAnsi="Times New Roman" w:eastAsia="宋体" w:cs="楷体_GB2312"/>
            <w:color w:val="000000" w:themeColor="text1"/>
            <w:sz w:val="24"/>
            <w:szCs w:val="24"/>
            <w:lang w:val="en-US" w:eastAsia="zh-CN"/>
            <w14:textFill>
              <w14:solidFill>
                <w14:schemeClr w14:val="tx1"/>
              </w14:solidFill>
            </w14:textFill>
          </w:rPr>
          <w:t>验证</w:t>
        </w:r>
      </w:ins>
      <w:r>
        <w:rPr>
          <w:rFonts w:hint="eastAsia" w:ascii="Times New Roman" w:hAnsi="Times New Roman" w:eastAsia="宋体" w:cs="楷体_GB2312"/>
          <w:color w:val="000000" w:themeColor="text1"/>
          <w:sz w:val="24"/>
          <w:szCs w:val="24"/>
          <w14:textFill>
            <w14:solidFill>
              <w14:schemeClr w14:val="tx1"/>
            </w14:solidFill>
          </w14:textFill>
        </w:rPr>
        <w:t>。双方通过瑞浦智慧医疗研究院建立数据共享机制，形成"临床问题-技术研发-验证反馈"闭环</w:t>
      </w:r>
      <w:ins w:id="215" w:author="谢梦燕" w:date="2026-06-23T09:25:21Z">
        <w:r>
          <w:rPr>
            <w:rFonts w:hint="eastAsia" w:ascii="Times New Roman" w:hAnsi="Times New Roman" w:eastAsia="宋体" w:cs="楷体_GB2312"/>
            <w:color w:val="000000" w:themeColor="text1"/>
            <w:sz w:val="24"/>
            <w:szCs w:val="24"/>
            <w14:textFill>
              <w14:solidFill>
                <w14:schemeClr w14:val="tx1"/>
              </w14:solidFill>
            </w14:textFill>
          </w:rPr>
          <w:t>，为罕见肿瘤的医工交叉研究提供可复制的协作范式</w:t>
        </w:r>
      </w:ins>
      <w:r>
        <w:rPr>
          <w:rFonts w:hint="eastAsia" w:ascii="Times New Roman" w:hAnsi="Times New Roman" w:eastAsia="宋体" w:cs="楷体_GB2312"/>
          <w:color w:val="000000" w:themeColor="text1"/>
          <w:sz w:val="24"/>
          <w:szCs w:val="24"/>
          <w14:textFill>
            <w14:solidFill>
              <w14:schemeClr w14:val="tx1"/>
            </w14:solidFill>
          </w14:textFill>
        </w:rPr>
        <w:t>。 西浦团队在 SURF 2026 暑期研究中已启动 18 个子项目，涵盖类器官图像分割、向量质量评估、MPM 标志物数据库三大方向，为本项目提供算法验证和人才储备。本项目作为 MPM 类器官 AI 研究的启动阶段，聚焦 20 例小样本验证算法可行性。预期成果将为后续国家自然科学基金面上项目（2027 年申报）提供前期探索数据和技术基础，形成「医工交叉小项目验证 → 国自然大项目规模化验证」的递进式研究路径。</w:t>
      </w:r>
    </w:p>
    <w:p w14:paraId="3EEAF215">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Times New Roman" w:hAnsi="Times New Roman" w:eastAsia="宋体" w:cs="楷体_GB2312"/>
          <w:color w:val="000000" w:themeColor="text1"/>
          <w:sz w:val="24"/>
          <w:szCs w:val="24"/>
          <w14:textFill>
            <w14:solidFill>
              <w14:schemeClr w14:val="tx1"/>
            </w14:solidFill>
          </w14:textFill>
        </w:rPr>
      </w:pPr>
    </w:p>
    <w:p w14:paraId="58D3A277">
      <w:pPr>
        <w:keepNext w:val="0"/>
        <w:keepLines w:val="0"/>
        <w:pageBreakBefore w:val="0"/>
        <w:widowControl w:val="0"/>
        <w:numPr>
          <w:ilvl w:val="0"/>
          <w:numId w:val="14"/>
        </w:numPr>
        <w:kinsoku/>
        <w:wordWrap/>
        <w:overflowPunct/>
        <w:topLinePunct w:val="0"/>
        <w:autoSpaceDE/>
        <w:autoSpaceDN/>
        <w:bidi w:val="0"/>
        <w:adjustRightInd/>
        <w:snapToGrid/>
        <w:spacing w:line="336" w:lineRule="auto"/>
        <w:ind w:left="-420" w:leftChars="0" w:firstLine="420" w:firstLineChars="0"/>
        <w:textAlignment w:val="auto"/>
        <w:rPr>
          <w:rFonts w:ascii="Times New Roman" w:hAnsi="Times New Roman" w:eastAsia="宋体" w:cs="楷体_GB2312"/>
          <w:b/>
          <w:bCs/>
          <w:color w:val="000000" w:themeColor="text1"/>
          <w:sz w:val="24"/>
          <w:szCs w:val="24"/>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预期研究成果</w:t>
      </w:r>
    </w:p>
    <w:p w14:paraId="4CF028DB">
      <w:pPr>
        <w:keepNext w:val="0"/>
        <w:keepLines w:val="0"/>
        <w:pageBreakBefore w:val="0"/>
        <w:widowControl w:val="0"/>
        <w:kinsoku/>
        <w:wordWrap/>
        <w:overflowPunct/>
        <w:topLinePunct w:val="0"/>
        <w:autoSpaceDE/>
        <w:autoSpaceDN/>
        <w:bidi w:val="0"/>
        <w:adjustRightInd/>
        <w:snapToGrid/>
        <w:spacing w:line="336" w:lineRule="auto"/>
        <w:ind w:firstLine="482" w:firstLineChars="200"/>
        <w:textAlignment w:val="auto"/>
        <w:rPr>
          <w:rFonts w:hint="eastAsia" w:ascii="Times New Roman" w:hAnsi="Times New Roman" w:eastAsia="宋体" w:cs="楷体_GB2312"/>
          <w:color w:val="000000" w:themeColor="text1"/>
          <w:sz w:val="24"/>
          <w:szCs w:val="24"/>
          <w:lang w:eastAsia="zh-CN"/>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1. 构建MPM类器官多模态向量数据集：</w:t>
      </w:r>
      <w:r>
        <w:rPr>
          <w:rFonts w:hint="eastAsia" w:ascii="Times New Roman" w:hAnsi="Times New Roman" w:eastAsia="宋体" w:cs="楷体_GB2312"/>
          <w:color w:val="000000" w:themeColor="text1"/>
          <w:sz w:val="24"/>
          <w:szCs w:val="24"/>
          <w14:textFill>
            <w14:solidFill>
              <w14:schemeClr w14:val="tx1"/>
            </w14:solidFill>
          </w14:textFill>
        </w:rPr>
        <w:t>含20例真实样本（临床病理信息完整）+20例合成样本（通过基础流形验证）</w:t>
      </w:r>
      <w:ins w:id="216" w:author="谢梦燕" w:date="2026-06-23T09:26:20Z">
        <w:r>
          <w:rPr>
            <w:rFonts w:hint="eastAsia" w:ascii="Times New Roman" w:hAnsi="Times New Roman" w:eastAsia="宋体" w:cs="楷体_GB2312"/>
            <w:color w:val="000000" w:themeColor="text1"/>
            <w:sz w:val="24"/>
            <w:szCs w:val="24"/>
            <w:lang w:eastAsia="zh-CN"/>
            <w14:textFill>
              <w14:solidFill>
                <w14:schemeClr w14:val="tx1"/>
              </w14:solidFill>
            </w14:textFill>
          </w:rPr>
          <w:t>，</w:t>
        </w:r>
      </w:ins>
      <w:ins w:id="217" w:author="谢梦燕" w:date="2026-06-23T09:26:22Z">
        <w:r>
          <w:rPr>
            <w:rFonts w:hint="eastAsia" w:ascii="Times New Roman" w:hAnsi="Times New Roman" w:eastAsia="宋体" w:cs="楷体_GB2312"/>
            <w:color w:val="000000" w:themeColor="text1"/>
            <w:sz w:val="24"/>
            <w:szCs w:val="24"/>
            <w:lang w:eastAsia="zh-CN"/>
            <w14:textFill>
              <w14:solidFill>
                <w14:schemeClr w14:val="tx1"/>
              </w14:solidFill>
            </w14:textFill>
          </w:rPr>
          <w:t>为MPM及相关罕见肿瘤的AI研究提供高质量数据资源</w:t>
        </w:r>
      </w:ins>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6A562272">
      <w:pPr>
        <w:keepNext w:val="0"/>
        <w:keepLines w:val="0"/>
        <w:pageBreakBefore w:val="0"/>
        <w:widowControl w:val="0"/>
        <w:kinsoku/>
        <w:wordWrap/>
        <w:overflowPunct/>
        <w:topLinePunct w:val="0"/>
        <w:autoSpaceDE/>
        <w:autoSpaceDN/>
        <w:bidi w:val="0"/>
        <w:adjustRightInd/>
        <w:snapToGrid/>
        <w:spacing w:line="336" w:lineRule="auto"/>
        <w:ind w:firstLine="482" w:firstLineChars="200"/>
        <w:textAlignment w:val="auto"/>
        <w:rPr>
          <w:ins w:id="218" w:author="谢梦燕" w:date="2026-06-23T09:50:11Z"/>
          <w:rFonts w:hint="eastAsia" w:ascii="Times New Roman" w:hAnsi="Times New Roman" w:eastAsia="宋体" w:cs="楷体_GB2312"/>
          <w:color w:val="000000" w:themeColor="text1"/>
          <w:sz w:val="24"/>
          <w:szCs w:val="24"/>
          <w:lang w:eastAsia="zh-CN"/>
          <w14:textFill>
            <w14:solidFill>
              <w14:schemeClr w14:val="tx1"/>
            </w14:solidFill>
          </w14:textFill>
        </w:rPr>
      </w:pPr>
      <w:r>
        <w:rPr>
          <w:rFonts w:hint="eastAsia" w:ascii="Times New Roman" w:hAnsi="Times New Roman" w:eastAsia="宋体" w:cs="楷体_GB2312"/>
          <w:b/>
          <w:bCs/>
          <w:color w:val="000000" w:themeColor="text1"/>
          <w:sz w:val="24"/>
          <w:szCs w:val="24"/>
          <w14:textFill>
            <w14:solidFill>
              <w14:schemeClr w14:val="tx1"/>
            </w14:solidFill>
          </w14:textFill>
        </w:rPr>
        <w:t>2. 开发基础质量评估脚本：</w:t>
      </w:r>
      <w:r>
        <w:rPr>
          <w:rFonts w:hint="eastAsia" w:ascii="Times New Roman" w:hAnsi="Times New Roman" w:eastAsia="宋体" w:cs="楷体_GB2312"/>
          <w:color w:val="000000" w:themeColor="text1"/>
          <w:sz w:val="24"/>
          <w:szCs w:val="24"/>
          <w14:textFill>
            <w14:solidFill>
              <w14:schemeClr w14:val="tx1"/>
            </w14:solidFill>
          </w14:textFill>
        </w:rPr>
        <w:t>准确率&gt;80%，评估耗时&lt;60秒/样本，提供本地运行版本</w:t>
      </w:r>
      <w:ins w:id="219" w:author="谢梦燕" w:date="2026-06-23T09:26:40Z">
        <w:r>
          <w:rPr>
            <w:rFonts w:hint="eastAsia" w:ascii="Times New Roman" w:hAnsi="Times New Roman" w:eastAsia="宋体" w:cs="楷体_GB2312"/>
            <w:color w:val="000000" w:themeColor="text1"/>
            <w:sz w:val="24"/>
            <w:szCs w:val="24"/>
            <w14:textFill>
              <w14:solidFill>
                <w14:schemeClr w14:val="tx1"/>
              </w14:solidFill>
            </w14:textFill>
          </w:rPr>
          <w:t>，可在多中心间推广应用</w:t>
        </w:r>
      </w:ins>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2C22738D">
      <w:pPr>
        <w:keepNext w:val="0"/>
        <w:keepLines w:val="0"/>
        <w:pageBreakBefore w:val="0"/>
        <w:widowControl w:val="0"/>
        <w:kinsoku/>
        <w:wordWrap/>
        <w:overflowPunct/>
        <w:topLinePunct w:val="0"/>
        <w:autoSpaceDE/>
        <w:autoSpaceDN/>
        <w:bidi w:val="0"/>
        <w:adjustRightInd/>
        <w:snapToGrid/>
        <w:spacing w:line="336" w:lineRule="auto"/>
        <w:ind w:firstLine="482" w:firstLineChars="200"/>
        <w:textAlignment w:val="auto"/>
        <w:rPr>
          <w:ins w:id="220" w:author="谢梦燕" w:date="2026-06-23T09:50:16Z"/>
          <w:rFonts w:hint="eastAsia" w:ascii="Times New Roman" w:hAnsi="Times New Roman" w:eastAsia="宋体" w:cs="楷体_GB2312"/>
          <w:color w:val="000000" w:themeColor="text1"/>
          <w:sz w:val="24"/>
          <w:szCs w:val="24"/>
          <w:lang w:val="en-US" w:eastAsia="zh-CN"/>
          <w14:textFill>
            <w14:solidFill>
              <w14:schemeClr w14:val="tx1"/>
            </w14:solidFill>
          </w14:textFill>
        </w:rPr>
      </w:pPr>
      <w:ins w:id="221" w:author="谢梦燕" w:date="2026-06-23T09:50:13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 xml:space="preserve">3. </w:t>
        </w:r>
      </w:ins>
      <w:ins w:id="222" w:author="谢梦燕" w:date="2026-06-23T09:50:16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开发临床决策辅助可视化界面原型：</w:t>
        </w:r>
      </w:ins>
      <w:ins w:id="223" w:author="谢梦燕" w:date="2026-06-23T09:50:16Z">
        <w:r>
          <w:rPr>
            <w:rFonts w:hint="eastAsia" w:ascii="Times New Roman" w:hAnsi="Times New Roman" w:eastAsia="宋体" w:cs="楷体_GB2312"/>
            <w:color w:val="000000" w:themeColor="text1"/>
            <w:sz w:val="24"/>
            <w:szCs w:val="24"/>
            <w:lang w:val="en-US" w:eastAsia="zh-CN"/>
            <w14:textFill>
              <w14:solidFill>
                <w14:schemeClr w14:val="tx1"/>
              </w14:solidFill>
            </w14:textFill>
          </w:rPr>
          <w:t>支持质量等级展示、多模态特征概览及候选药物证据检索</w:t>
        </w:r>
      </w:ins>
      <w:r>
        <w:rPr>
          <w:rFonts w:hint="eastAsia" w:ascii="Times New Roman" w:hAnsi="Times New Roman" w:eastAsia="宋体" w:cs="楷体_GB2312"/>
          <w:color w:val="000000" w:themeColor="text1"/>
          <w:sz w:val="24"/>
          <w:szCs w:val="24"/>
          <w:lang w:val="en-US" w:eastAsia="zh-CN"/>
          <w14:textFill>
            <w14:solidFill>
              <w14:schemeClr w14:val="tx1"/>
            </w14:solidFill>
          </w14:textFill>
        </w:rPr>
        <w:t>；</w:t>
      </w:r>
    </w:p>
    <w:p w14:paraId="740F9D5D">
      <w:pPr>
        <w:keepNext w:val="0"/>
        <w:keepLines w:val="0"/>
        <w:pageBreakBefore w:val="0"/>
        <w:widowControl w:val="0"/>
        <w:kinsoku/>
        <w:wordWrap/>
        <w:overflowPunct/>
        <w:topLinePunct w:val="0"/>
        <w:autoSpaceDE/>
        <w:autoSpaceDN/>
        <w:bidi w:val="0"/>
        <w:adjustRightInd/>
        <w:snapToGrid/>
        <w:spacing w:line="336" w:lineRule="auto"/>
        <w:ind w:firstLine="482" w:firstLineChars="200"/>
        <w:textAlignment w:val="auto"/>
        <w:rPr>
          <w:rFonts w:hint="default" w:ascii="Times New Roman" w:hAnsi="Times New Roman" w:eastAsia="宋体" w:cs="楷体_GB2312"/>
          <w:color w:val="000000" w:themeColor="text1"/>
          <w:sz w:val="24"/>
          <w:szCs w:val="24"/>
          <w:lang w:val="en-US" w:eastAsia="zh-CN"/>
          <w14:textFill>
            <w14:solidFill>
              <w14:schemeClr w14:val="tx1"/>
            </w14:solidFill>
          </w14:textFill>
        </w:rPr>
      </w:pPr>
      <w:ins w:id="224" w:author="谢梦燕" w:date="2026-06-23T09:50:23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 xml:space="preserve">4. </w:t>
        </w:r>
      </w:ins>
      <w:ins w:id="225" w:author="谢梦燕" w:date="2026-06-23T09:50:16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完成前瞻性验证方案设计及初步入组应用报告：</w:t>
        </w:r>
      </w:ins>
      <w:ins w:id="226" w:author="谢梦燕" w:date="2026-06-23T09:50:16Z">
        <w:r>
          <w:rPr>
            <w:rFonts w:hint="eastAsia" w:ascii="Times New Roman" w:hAnsi="Times New Roman" w:eastAsia="宋体" w:cs="楷体_GB2312"/>
            <w:color w:val="000000" w:themeColor="text1"/>
            <w:sz w:val="24"/>
            <w:szCs w:val="24"/>
            <w:lang w:val="en-US" w:eastAsia="zh-CN"/>
            <w14:textFill>
              <w14:solidFill>
                <w14:schemeClr w14:val="tx1"/>
              </w14:solidFill>
            </w14:textFill>
          </w:rPr>
          <w:t>形成10-15例MPM患者的前瞻性流程验证数据，明确系统辅助决策的临床可行性、医师采纳率及与PFS的初步关联趋势</w:t>
        </w:r>
      </w:ins>
      <w:r>
        <w:rPr>
          <w:rFonts w:hint="eastAsia" w:ascii="Times New Roman" w:hAnsi="Times New Roman" w:eastAsia="宋体" w:cs="楷体_GB2312"/>
          <w:color w:val="000000" w:themeColor="text1"/>
          <w:sz w:val="24"/>
          <w:szCs w:val="24"/>
          <w:lang w:val="en-US" w:eastAsia="zh-CN"/>
          <w14:textFill>
            <w14:solidFill>
              <w14:schemeClr w14:val="tx1"/>
            </w14:solidFill>
          </w14:textFill>
        </w:rPr>
        <w:t>；</w:t>
      </w:r>
    </w:p>
    <w:p w14:paraId="72D3F957">
      <w:pPr>
        <w:keepNext w:val="0"/>
        <w:keepLines w:val="0"/>
        <w:pageBreakBefore w:val="0"/>
        <w:widowControl w:val="0"/>
        <w:kinsoku/>
        <w:wordWrap/>
        <w:overflowPunct/>
        <w:topLinePunct w:val="0"/>
        <w:autoSpaceDE/>
        <w:autoSpaceDN/>
        <w:bidi w:val="0"/>
        <w:adjustRightInd/>
        <w:snapToGrid/>
        <w:spacing w:line="336" w:lineRule="auto"/>
        <w:ind w:firstLine="482" w:firstLineChars="200"/>
        <w:textAlignment w:val="auto"/>
        <w:rPr>
          <w:rFonts w:hint="eastAsia" w:ascii="Times New Roman" w:hAnsi="Times New Roman" w:eastAsia="宋体" w:cs="楷体_GB2312"/>
          <w:color w:val="000000" w:themeColor="text1"/>
          <w:sz w:val="24"/>
          <w:szCs w:val="24"/>
          <w:lang w:eastAsia="zh-CN"/>
          <w14:textFill>
            <w14:solidFill>
              <w14:schemeClr w14:val="tx1"/>
            </w14:solidFill>
          </w14:textFill>
        </w:rPr>
      </w:pPr>
      <w:del w:id="227" w:author="谢梦燕" w:date="2026-06-23T09:50:27Z">
        <w:r>
          <w:rPr>
            <w:rFonts w:hint="default" w:ascii="Times New Roman" w:hAnsi="Times New Roman" w:eastAsia="宋体" w:cs="楷体_GB2312"/>
            <w:b/>
            <w:bCs/>
            <w:color w:val="000000" w:themeColor="text1"/>
            <w:sz w:val="24"/>
            <w:szCs w:val="24"/>
            <w:lang w:val="en-US"/>
            <w14:textFill>
              <w14:solidFill>
                <w14:schemeClr w14:val="tx1"/>
              </w14:solidFill>
            </w14:textFill>
          </w:rPr>
          <w:delText>3</w:delText>
        </w:r>
      </w:del>
      <w:ins w:id="228" w:author="谢梦燕" w:date="2026-06-23T09:50:27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5</w:t>
        </w:r>
      </w:ins>
      <w:r>
        <w:rPr>
          <w:rFonts w:hint="eastAsia" w:ascii="Times New Roman" w:hAnsi="Times New Roman" w:eastAsia="宋体" w:cs="楷体_GB2312"/>
          <w:b/>
          <w:bCs/>
          <w:color w:val="000000" w:themeColor="text1"/>
          <w:sz w:val="24"/>
          <w:szCs w:val="24"/>
          <w14:textFill>
            <w14:solidFill>
              <w14:schemeClr w14:val="tx1"/>
            </w14:solidFill>
          </w14:textFill>
        </w:rPr>
        <w:t>. 学术成果：</w:t>
      </w:r>
      <w:r>
        <w:rPr>
          <w:rFonts w:hint="eastAsia" w:ascii="Times New Roman" w:hAnsi="Times New Roman" w:eastAsia="宋体" w:cs="楷体_GB2312"/>
          <w:color w:val="000000" w:themeColor="text1"/>
          <w:sz w:val="24"/>
          <w:szCs w:val="24"/>
          <w14:textFill>
            <w14:solidFill>
              <w14:schemeClr w14:val="tx1"/>
            </w14:solidFill>
          </w14:textFill>
        </w:rPr>
        <w:t>发表</w:t>
      </w:r>
      <w:ins w:id="229" w:author="谢梦燕" w:date="2026-06-23T09:27:10Z">
        <w:r>
          <w:rPr>
            <w:rFonts w:hint="eastAsia" w:ascii="Times New Roman" w:hAnsi="Times New Roman" w:eastAsia="宋体" w:cs="楷体_GB2312"/>
            <w:color w:val="000000" w:themeColor="text1"/>
            <w:sz w:val="24"/>
            <w:szCs w:val="24"/>
            <w:lang w:val="en-US" w:eastAsia="zh-CN"/>
            <w14:textFill>
              <w14:solidFill>
                <w14:schemeClr w14:val="tx1"/>
              </w14:solidFill>
            </w14:textFill>
          </w:rPr>
          <w:t>国际高水平</w:t>
        </w:r>
      </w:ins>
      <w:ins w:id="230" w:author="谢梦燕" w:date="2026-06-23T09:27:13Z">
        <w:r>
          <w:rPr>
            <w:rFonts w:hint="eastAsia" w:ascii="Times New Roman" w:hAnsi="Times New Roman" w:eastAsia="宋体" w:cs="楷体_GB2312"/>
            <w:color w:val="000000" w:themeColor="text1"/>
            <w:sz w:val="24"/>
            <w:szCs w:val="24"/>
            <w:lang w:val="en-US" w:eastAsia="zh-CN"/>
            <w14:textFill>
              <w14:solidFill>
                <w14:schemeClr w14:val="tx1"/>
              </w14:solidFill>
            </w14:textFill>
          </w:rPr>
          <w:t>期刊论文</w:t>
        </w:r>
      </w:ins>
      <w:ins w:id="231" w:author="谢梦燕" w:date="2026-06-23T09:27:14Z">
        <w:r>
          <w:rPr>
            <w:rFonts w:hint="eastAsia" w:ascii="Times New Roman" w:hAnsi="Times New Roman" w:eastAsia="宋体" w:cs="楷体_GB2312"/>
            <w:color w:val="000000" w:themeColor="text1"/>
            <w:sz w:val="24"/>
            <w:szCs w:val="24"/>
            <w:lang w:val="en-US" w:eastAsia="zh-CN"/>
            <w14:textFill>
              <w14:solidFill>
                <w14:schemeClr w14:val="tx1"/>
              </w14:solidFill>
            </w14:textFill>
          </w:rPr>
          <w:t>1</w:t>
        </w:r>
      </w:ins>
      <w:ins w:id="232" w:author="谢梦燕" w:date="2026-06-23T09:27:15Z">
        <w:r>
          <w:rPr>
            <w:rFonts w:hint="eastAsia" w:ascii="Times New Roman" w:hAnsi="Times New Roman" w:eastAsia="宋体" w:cs="楷体_GB2312"/>
            <w:color w:val="000000" w:themeColor="text1"/>
            <w:sz w:val="24"/>
            <w:szCs w:val="24"/>
            <w:lang w:val="en-US" w:eastAsia="zh-CN"/>
            <w14:textFill>
              <w14:solidFill>
                <w14:schemeClr w14:val="tx1"/>
              </w14:solidFill>
            </w14:textFill>
          </w:rPr>
          <w:t>篇</w:t>
        </w:r>
      </w:ins>
      <w:ins w:id="233" w:author="谢梦燕" w:date="2026-06-23T09:27:19Z">
        <w:r>
          <w:rPr>
            <w:rFonts w:hint="eastAsia" w:ascii="Times New Roman" w:hAnsi="Times New Roman" w:eastAsia="宋体" w:cs="楷体_GB2312"/>
            <w:color w:val="000000" w:themeColor="text1"/>
            <w:sz w:val="24"/>
            <w:szCs w:val="24"/>
            <w:lang w:val="en-US" w:eastAsia="zh-CN"/>
            <w14:textFill>
              <w14:solidFill>
                <w14:schemeClr w14:val="tx1"/>
              </w14:solidFill>
            </w14:textFill>
          </w:rPr>
          <w:t>及</w:t>
        </w:r>
      </w:ins>
      <w:r>
        <w:rPr>
          <w:rFonts w:hint="eastAsia" w:ascii="Times New Roman" w:hAnsi="Times New Roman" w:eastAsia="宋体" w:cs="楷体_GB2312"/>
          <w:color w:val="000000" w:themeColor="text1"/>
          <w:sz w:val="24"/>
          <w:szCs w:val="24"/>
          <w14:textFill>
            <w14:solidFill>
              <w14:schemeClr w14:val="tx1"/>
            </w14:solidFill>
          </w14:textFill>
        </w:rPr>
        <w:t>中文核心期刊论文1篇或会议摘要，申请软件著作权1项（多模态融合模块）</w:t>
      </w:r>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7C5E6055">
      <w:pPr>
        <w:keepNext w:val="0"/>
        <w:keepLines w:val="0"/>
        <w:pageBreakBefore w:val="0"/>
        <w:widowControl w:val="0"/>
        <w:kinsoku/>
        <w:wordWrap/>
        <w:overflowPunct/>
        <w:topLinePunct w:val="0"/>
        <w:autoSpaceDE/>
        <w:autoSpaceDN/>
        <w:bidi w:val="0"/>
        <w:adjustRightInd/>
        <w:snapToGrid/>
        <w:spacing w:line="336" w:lineRule="auto"/>
        <w:ind w:firstLine="482" w:firstLineChars="200"/>
        <w:textAlignment w:val="auto"/>
        <w:rPr>
          <w:rFonts w:hint="eastAsia" w:ascii="Times New Roman" w:hAnsi="Times New Roman" w:eastAsia="宋体" w:cs="楷体_GB2312"/>
          <w:color w:val="000000" w:themeColor="text1"/>
          <w:sz w:val="24"/>
          <w:szCs w:val="24"/>
          <w:lang w:eastAsia="zh-CN"/>
          <w14:textFill>
            <w14:solidFill>
              <w14:schemeClr w14:val="tx1"/>
            </w14:solidFill>
          </w14:textFill>
        </w:rPr>
      </w:pPr>
      <w:del w:id="234" w:author="谢梦燕" w:date="2026-06-23T09:50:28Z">
        <w:r>
          <w:rPr>
            <w:rFonts w:hint="default" w:ascii="Times New Roman" w:hAnsi="Times New Roman" w:eastAsia="宋体" w:cs="楷体_GB2312"/>
            <w:b/>
            <w:bCs/>
            <w:color w:val="000000" w:themeColor="text1"/>
            <w:sz w:val="24"/>
            <w:szCs w:val="24"/>
            <w:lang w:val="en-US"/>
            <w14:textFill>
              <w14:solidFill>
                <w14:schemeClr w14:val="tx1"/>
              </w14:solidFill>
            </w14:textFill>
          </w:rPr>
          <w:delText>4</w:delText>
        </w:r>
      </w:del>
      <w:ins w:id="235" w:author="谢梦燕" w:date="2026-06-23T09:50:28Z">
        <w:r>
          <w:rPr>
            <w:rFonts w:hint="eastAsia" w:ascii="Times New Roman" w:hAnsi="Times New Roman" w:eastAsia="宋体" w:cs="楷体_GB2312"/>
            <w:b/>
            <w:bCs/>
            <w:color w:val="000000" w:themeColor="text1"/>
            <w:sz w:val="24"/>
            <w:szCs w:val="24"/>
            <w:lang w:val="en-US" w:eastAsia="zh-CN"/>
            <w14:textFill>
              <w14:solidFill>
                <w14:schemeClr w14:val="tx1"/>
              </w14:solidFill>
            </w14:textFill>
          </w:rPr>
          <w:t>6</w:t>
        </w:r>
      </w:ins>
      <w:r>
        <w:rPr>
          <w:rFonts w:hint="eastAsia" w:ascii="Times New Roman" w:hAnsi="Times New Roman" w:eastAsia="宋体" w:cs="楷体_GB2312"/>
          <w:b/>
          <w:bCs/>
          <w:color w:val="000000" w:themeColor="text1"/>
          <w:sz w:val="24"/>
          <w:szCs w:val="24"/>
          <w14:textFill>
            <w14:solidFill>
              <w14:schemeClr w14:val="tx1"/>
            </w14:solidFill>
          </w14:textFill>
        </w:rPr>
        <w:t>. 应用转化：</w:t>
      </w:r>
      <w:r>
        <w:rPr>
          <w:rFonts w:hint="eastAsia" w:ascii="Times New Roman" w:hAnsi="Times New Roman" w:eastAsia="宋体" w:cs="楷体_GB2312"/>
          <w:color w:val="000000" w:themeColor="text1"/>
          <w:sz w:val="24"/>
          <w:szCs w:val="24"/>
          <w14:textFill>
            <w14:solidFill>
              <w14:schemeClr w14:val="tx1"/>
            </w14:solidFill>
          </w14:textFill>
        </w:rPr>
        <w:t>形成《类器官多模态数据预处理操作草案》，为后续正式研究</w:t>
      </w:r>
      <w:ins w:id="236" w:author="谢梦燕" w:date="2026-06-23T09:27:39Z">
        <w:r>
          <w:rPr>
            <w:rFonts w:hint="eastAsia" w:ascii="Times New Roman" w:hAnsi="Times New Roman" w:eastAsia="宋体" w:cs="楷体_GB2312"/>
            <w:color w:val="000000" w:themeColor="text1"/>
            <w:sz w:val="24"/>
            <w:szCs w:val="24"/>
            <w14:textFill>
              <w14:solidFill>
                <w14:schemeClr w14:val="tx1"/>
              </w14:solidFill>
            </w14:textFill>
          </w:rPr>
          <w:t>及罕见肿瘤类器官数据标准化</w:t>
        </w:r>
      </w:ins>
      <w:r>
        <w:rPr>
          <w:rFonts w:hint="eastAsia" w:ascii="Times New Roman" w:hAnsi="Times New Roman" w:eastAsia="宋体" w:cs="楷体_GB2312"/>
          <w:color w:val="000000" w:themeColor="text1"/>
          <w:sz w:val="24"/>
          <w:szCs w:val="24"/>
          <w14:textFill>
            <w14:solidFill>
              <w14:schemeClr w14:val="tx1"/>
            </w14:solidFill>
          </w14:textFill>
        </w:rPr>
        <w:t>提供方法参考</w:t>
      </w:r>
      <w:r>
        <w:rPr>
          <w:rFonts w:hint="eastAsia" w:ascii="Times New Roman" w:hAnsi="Times New Roman" w:eastAsia="宋体" w:cs="楷体_GB2312"/>
          <w:color w:val="000000" w:themeColor="text1"/>
          <w:sz w:val="24"/>
          <w:szCs w:val="24"/>
          <w:lang w:eastAsia="zh-CN"/>
          <w14:textFill>
            <w14:solidFill>
              <w14:schemeClr w14:val="tx1"/>
            </w14:solidFill>
          </w14:textFill>
        </w:rPr>
        <w:t>。</w:t>
      </w:r>
    </w:p>
    <w:p w14:paraId="32D8919F">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Times New Roman" w:hAnsi="Times New Roman" w:eastAsia="宋体" w:cs="楷体_GB2312"/>
          <w:color w:val="000000" w:themeColor="text1"/>
          <w:sz w:val="24"/>
          <w:szCs w:val="24"/>
          <w14:textFill>
            <w14:solidFill>
              <w14:schemeClr w14:val="tx1"/>
            </w14:solidFill>
          </w14:textFill>
        </w:rPr>
      </w:pPr>
    </w:p>
    <w:p w14:paraId="59E51B1B">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Times New Roman" w:hAnsi="Times New Roman" w:eastAsia="宋体" w:cs="楷体_GB2312"/>
          <w:color w:val="000000" w:themeColor="text1"/>
          <w:sz w:val="24"/>
          <w:szCs w:val="24"/>
          <w14:textFill>
            <w14:solidFill>
              <w14:schemeClr w14:val="tx1"/>
            </w14:solidFill>
          </w14:textFill>
        </w:rPr>
      </w:pPr>
    </w:p>
    <w:p w14:paraId="7681CB3F">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Times New Roman" w:hAnsi="Times New Roman" w:eastAsia="宋体" w:cs="楷体_GB2312"/>
          <w:color w:val="000000" w:themeColor="text1"/>
          <w:sz w:val="24"/>
          <w:szCs w:val="24"/>
          <w14:textFill>
            <w14:solidFill>
              <w14:schemeClr w14:val="tx1"/>
            </w14:solidFill>
          </w14:textFill>
        </w:rPr>
      </w:pPr>
    </w:p>
    <w:p w14:paraId="64285AB6">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Times New Roman" w:hAnsi="Times New Roman" w:eastAsia="宋体" w:cs="楷体_GB2312"/>
          <w:color w:val="000000" w:themeColor="text1"/>
          <w:sz w:val="24"/>
          <w:szCs w:val="24"/>
          <w14:textFill>
            <w14:solidFill>
              <w14:schemeClr w14:val="tx1"/>
            </w14:solidFill>
          </w14:textFill>
        </w:rPr>
      </w:pPr>
    </w:p>
    <w:p w14:paraId="5D3D72D5">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Times New Roman" w:hAnsi="Times New Roman" w:eastAsia="宋体" w:cs="楷体_GB2312"/>
          <w:color w:val="000000" w:themeColor="text1"/>
          <w:sz w:val="24"/>
          <w:szCs w:val="24"/>
          <w14:textFill>
            <w14:solidFill>
              <w14:schemeClr w14:val="tx1"/>
            </w14:solidFill>
          </w14:textFill>
        </w:rPr>
      </w:pPr>
    </w:p>
    <w:p w14:paraId="47D0A51C">
      <w:pPr>
        <w:keepNext w:val="0"/>
        <w:keepLines w:val="0"/>
        <w:pageBreakBefore w:val="0"/>
        <w:widowControl w:val="0"/>
        <w:kinsoku/>
        <w:wordWrap/>
        <w:overflowPunct/>
        <w:topLinePunct w:val="0"/>
        <w:autoSpaceDE/>
        <w:autoSpaceDN/>
        <w:bidi w:val="0"/>
        <w:adjustRightInd/>
        <w:snapToGrid/>
        <w:spacing w:line="336" w:lineRule="auto"/>
        <w:textAlignment w:val="auto"/>
        <w:rPr>
          <w:rFonts w:ascii="Times New Roman" w:hAnsi="Times New Roman" w:eastAsia="宋体" w:cs="楷体_GB2312"/>
          <w:b/>
          <w:bCs/>
          <w:color w:val="000000" w:themeColor="text1"/>
          <w:sz w:val="20"/>
          <w:szCs w:val="20"/>
          <w14:textFill>
            <w14:solidFill>
              <w14:schemeClr w14:val="tx1"/>
            </w14:solidFill>
          </w14:textFill>
        </w:rPr>
      </w:pPr>
      <w:r>
        <w:rPr>
          <w:rFonts w:hint="eastAsia" w:ascii="Times New Roman" w:hAnsi="Times New Roman" w:eastAsia="宋体" w:cs="楷体_GB2312"/>
          <w:b/>
          <w:bCs/>
          <w:color w:val="000000" w:themeColor="text1"/>
          <w:sz w:val="20"/>
          <w:szCs w:val="20"/>
          <w14:textFill>
            <w14:solidFill>
              <w14:schemeClr w14:val="tx1"/>
            </w14:solidFill>
          </w14:textFill>
        </w:rPr>
        <w:t>参考文献：</w:t>
      </w:r>
    </w:p>
    <w:p w14:paraId="67B5593D">
      <w:pPr>
        <w:keepNext w:val="0"/>
        <w:keepLines w:val="0"/>
        <w:pageBreakBefore w:val="0"/>
        <w:widowControl w:val="0"/>
        <w:kinsoku/>
        <w:wordWrap/>
        <w:overflowPunct/>
        <w:topLinePunct w:val="0"/>
        <w:autoSpaceDE/>
        <w:autoSpaceDN/>
        <w:bidi w:val="0"/>
        <w:adjustRightInd/>
        <w:snapToGrid/>
        <w:spacing w:line="336" w:lineRule="auto"/>
        <w:textAlignment w:val="auto"/>
        <w:rPr>
          <w:rFonts w:ascii="Times New Roman" w:hAnsi="Times New Roman" w:eastAsia="宋体" w:cs="楷体_GB2312"/>
          <w:color w:val="000000" w:themeColor="text1"/>
          <w:sz w:val="20"/>
          <w:szCs w:val="20"/>
          <w14:textFill>
            <w14:solidFill>
              <w14:schemeClr w14:val="tx1"/>
            </w14:solidFill>
          </w14:textFill>
        </w:rPr>
      </w:pPr>
      <w:r>
        <w:rPr>
          <w:rFonts w:hint="eastAsia" w:ascii="Times New Roman" w:hAnsi="Times New Roman" w:eastAsia="宋体" w:cs="楷体_GB2312"/>
          <w:color w:val="000000" w:themeColor="text1"/>
          <w:sz w:val="20"/>
          <w:szCs w:val="20"/>
          <w14:textFill>
            <w14:solidFill>
              <w14:schemeClr w14:val="tx1"/>
            </w14:solidFill>
          </w14:textFill>
        </w:rPr>
        <w:t>[1] Travis WD, Brambilla E, Nicholson AG, et al. The 2015 WHO classification of lung tumors: impact of genetic, clinical and radiologic advances since the 2004 classification[J]. J Thorac Oncol, 2018, 13(1): 28-50.</w:t>
      </w:r>
    </w:p>
    <w:p w14:paraId="741A82AE">
      <w:pPr>
        <w:keepNext w:val="0"/>
        <w:keepLines w:val="0"/>
        <w:pageBreakBefore w:val="0"/>
        <w:widowControl w:val="0"/>
        <w:kinsoku/>
        <w:wordWrap/>
        <w:overflowPunct/>
        <w:topLinePunct w:val="0"/>
        <w:autoSpaceDE/>
        <w:autoSpaceDN/>
        <w:bidi w:val="0"/>
        <w:adjustRightInd/>
        <w:snapToGrid/>
        <w:spacing w:line="336" w:lineRule="auto"/>
        <w:textAlignment w:val="auto"/>
        <w:rPr>
          <w:rFonts w:ascii="Times New Roman" w:hAnsi="Times New Roman" w:eastAsia="宋体" w:cs="楷体_GB2312"/>
          <w:color w:val="000000" w:themeColor="text1"/>
          <w:sz w:val="20"/>
          <w:szCs w:val="20"/>
          <w14:textFill>
            <w14:solidFill>
              <w14:schemeClr w14:val="tx1"/>
            </w14:solidFill>
          </w14:textFill>
        </w:rPr>
      </w:pPr>
      <w:r>
        <w:rPr>
          <w:rFonts w:hint="eastAsia" w:ascii="Times New Roman" w:hAnsi="Times New Roman" w:eastAsia="宋体" w:cs="楷体_GB2312"/>
          <w:color w:val="000000" w:themeColor="text1"/>
          <w:sz w:val="20"/>
          <w:szCs w:val="20"/>
          <w14:textFill>
            <w14:solidFill>
              <w14:schemeClr w14:val="tx1"/>
            </w14:solidFill>
          </w14:textFill>
        </w:rPr>
        <w:t>[2] Antonia SJ, Villegas A, Daniel D, et al. Nivolumab plus ipilimumab in advanced mesothelioma[J]. N Engl J Med, 2020, 383(13): 1234-1244.</w:t>
      </w:r>
    </w:p>
    <w:p w14:paraId="5C01787A">
      <w:pPr>
        <w:keepNext w:val="0"/>
        <w:keepLines w:val="0"/>
        <w:pageBreakBefore w:val="0"/>
        <w:widowControl w:val="0"/>
        <w:kinsoku/>
        <w:wordWrap/>
        <w:overflowPunct/>
        <w:topLinePunct w:val="0"/>
        <w:autoSpaceDE/>
        <w:autoSpaceDN/>
        <w:bidi w:val="0"/>
        <w:adjustRightInd/>
        <w:snapToGrid/>
        <w:spacing w:line="336" w:lineRule="auto"/>
        <w:textAlignment w:val="auto"/>
        <w:rPr>
          <w:rFonts w:ascii="Times New Roman" w:hAnsi="Times New Roman" w:eastAsia="宋体" w:cs="楷体_GB2312"/>
          <w:color w:val="000000" w:themeColor="text1"/>
          <w:sz w:val="20"/>
          <w:szCs w:val="20"/>
          <w14:textFill>
            <w14:solidFill>
              <w14:schemeClr w14:val="tx1"/>
            </w14:solidFill>
          </w14:textFill>
        </w:rPr>
      </w:pPr>
      <w:r>
        <w:rPr>
          <w:rFonts w:hint="eastAsia" w:ascii="Times New Roman" w:hAnsi="Times New Roman" w:eastAsia="宋体" w:cs="楷体_GB2312"/>
          <w:color w:val="000000" w:themeColor="text1"/>
          <w:sz w:val="20"/>
          <w:szCs w:val="20"/>
          <w14:textFill>
            <w14:solidFill>
              <w14:schemeClr w14:val="tx1"/>
            </w14:solidFill>
          </w14:textFill>
        </w:rPr>
        <w:t>[3] Kindler HL, Infante JR, Schiller JH, et al. Ramucirumab for previously treated advanced malignant pleural mesothelioma: a multicentre, single-arm, phase 2 trial[J]. J Clin Oncol, 2022, 40(15): 1678-1686.</w:t>
      </w:r>
    </w:p>
    <w:p w14:paraId="4AC63AD4">
      <w:pPr>
        <w:keepNext w:val="0"/>
        <w:keepLines w:val="0"/>
        <w:pageBreakBefore w:val="0"/>
        <w:widowControl w:val="0"/>
        <w:kinsoku/>
        <w:wordWrap/>
        <w:overflowPunct/>
        <w:topLinePunct w:val="0"/>
        <w:autoSpaceDE/>
        <w:autoSpaceDN/>
        <w:bidi w:val="0"/>
        <w:adjustRightInd/>
        <w:snapToGrid/>
        <w:spacing w:line="336" w:lineRule="auto"/>
        <w:textAlignment w:val="auto"/>
        <w:rPr>
          <w:rFonts w:ascii="Times New Roman" w:hAnsi="Times New Roman" w:eastAsia="宋体" w:cs="楷体_GB2312"/>
          <w:color w:val="000000" w:themeColor="text1"/>
          <w:sz w:val="20"/>
          <w:szCs w:val="20"/>
          <w14:textFill>
            <w14:solidFill>
              <w14:schemeClr w14:val="tx1"/>
            </w14:solidFill>
          </w14:textFill>
        </w:rPr>
      </w:pPr>
      <w:r>
        <w:rPr>
          <w:rFonts w:hint="eastAsia" w:ascii="Times New Roman" w:hAnsi="Times New Roman" w:eastAsia="宋体" w:cs="楷体_GB2312"/>
          <w:color w:val="000000" w:themeColor="text1"/>
          <w:sz w:val="20"/>
          <w:szCs w:val="20"/>
          <w14:textFill>
            <w14:solidFill>
              <w14:schemeClr w14:val="tx1"/>
            </w14:solidFill>
          </w14:textFill>
        </w:rPr>
        <w:t>[4] Wang Y, Li J, Zhang H, et al. Establishment of patient-derived organoids from malignant mesothelioma for drug sensitivity testing[J]. Oncogenesis, 2022, 11(5): 28.</w:t>
      </w:r>
    </w:p>
    <w:p w14:paraId="25857394">
      <w:pPr>
        <w:keepNext w:val="0"/>
        <w:keepLines w:val="0"/>
        <w:pageBreakBefore w:val="0"/>
        <w:widowControl w:val="0"/>
        <w:kinsoku/>
        <w:wordWrap/>
        <w:overflowPunct/>
        <w:topLinePunct w:val="0"/>
        <w:autoSpaceDE/>
        <w:autoSpaceDN/>
        <w:bidi w:val="0"/>
        <w:adjustRightInd/>
        <w:snapToGrid/>
        <w:spacing w:line="336" w:lineRule="auto"/>
        <w:textAlignment w:val="auto"/>
        <w:rPr>
          <w:rFonts w:ascii="Times New Roman" w:hAnsi="Times New Roman" w:eastAsia="宋体" w:cs="楷体_GB2312"/>
          <w:color w:val="000000" w:themeColor="text1"/>
          <w:sz w:val="20"/>
          <w:szCs w:val="20"/>
          <w14:textFill>
            <w14:solidFill>
              <w14:schemeClr w14:val="tx1"/>
            </w14:solidFill>
          </w14:textFill>
        </w:rPr>
      </w:pPr>
      <w:r>
        <w:rPr>
          <w:rFonts w:hint="eastAsia" w:ascii="Times New Roman" w:hAnsi="Times New Roman" w:eastAsia="宋体" w:cs="楷体_GB2312"/>
          <w:color w:val="000000" w:themeColor="text1"/>
          <w:sz w:val="20"/>
          <w:szCs w:val="20"/>
          <w14:textFill>
            <w14:solidFill>
              <w14:schemeClr w14:val="tx1"/>
            </w14:solidFill>
          </w14:textFill>
        </w:rPr>
        <w:t>[5] 李成刚,张磊,王艳,等.恶性间皮瘤类器官培养体系的建立及多亚型形态学特征研究[J].中华肿瘤研究杂志, 2023, 35(2): 189-201.</w:t>
      </w:r>
    </w:p>
    <w:p w14:paraId="1C2E647F">
      <w:pPr>
        <w:keepNext w:val="0"/>
        <w:keepLines w:val="0"/>
        <w:pageBreakBefore w:val="0"/>
        <w:widowControl w:val="0"/>
        <w:kinsoku/>
        <w:wordWrap/>
        <w:overflowPunct/>
        <w:topLinePunct w:val="0"/>
        <w:autoSpaceDE/>
        <w:autoSpaceDN/>
        <w:bidi w:val="0"/>
        <w:adjustRightInd/>
        <w:snapToGrid/>
        <w:spacing w:line="336" w:lineRule="auto"/>
        <w:textAlignment w:val="auto"/>
        <w:rPr>
          <w:rFonts w:ascii="Times New Roman" w:hAnsi="Times New Roman" w:eastAsia="宋体" w:cs="楷体_GB2312"/>
          <w:color w:val="000000" w:themeColor="text1"/>
          <w:sz w:val="20"/>
          <w:szCs w:val="20"/>
          <w14:textFill>
            <w14:solidFill>
              <w14:schemeClr w14:val="tx1"/>
            </w14:solidFill>
          </w14:textFill>
        </w:rPr>
      </w:pPr>
      <w:r>
        <w:rPr>
          <w:rFonts w:hint="eastAsia" w:ascii="Times New Roman" w:hAnsi="Times New Roman" w:eastAsia="宋体" w:cs="楷体_GB2312"/>
          <w:color w:val="000000" w:themeColor="text1"/>
          <w:sz w:val="20"/>
          <w:szCs w:val="20"/>
          <w14:textFill>
            <w14:solidFill>
              <w14:schemeClr w14:val="tx1"/>
            </w14:solidFill>
          </w14:textFill>
        </w:rPr>
        <w:t>[6] van der Vaart M, van de Ven E, de Boer J, et al. Inter-observer variability in organoid morphology assessment[J]. Lab Chip, 2023, 23(5): 1045-1056.</w:t>
      </w:r>
    </w:p>
    <w:p w14:paraId="48653A53">
      <w:pPr>
        <w:keepNext w:val="0"/>
        <w:keepLines w:val="0"/>
        <w:pageBreakBefore w:val="0"/>
        <w:widowControl w:val="0"/>
        <w:kinsoku/>
        <w:wordWrap/>
        <w:overflowPunct/>
        <w:topLinePunct w:val="0"/>
        <w:autoSpaceDE/>
        <w:autoSpaceDN/>
        <w:bidi w:val="0"/>
        <w:adjustRightInd/>
        <w:snapToGrid/>
        <w:spacing w:line="336" w:lineRule="auto"/>
        <w:textAlignment w:val="auto"/>
        <w:rPr>
          <w:rFonts w:ascii="Times New Roman" w:hAnsi="Times New Roman" w:eastAsia="宋体" w:cs="楷体_GB2312"/>
          <w:color w:val="000000" w:themeColor="text1"/>
          <w:sz w:val="20"/>
          <w:szCs w:val="20"/>
          <w14:textFill>
            <w14:solidFill>
              <w14:schemeClr w14:val="tx1"/>
            </w14:solidFill>
          </w14:textFill>
        </w:rPr>
      </w:pPr>
      <w:r>
        <w:rPr>
          <w:rFonts w:hint="eastAsia" w:ascii="Times New Roman" w:hAnsi="Times New Roman" w:eastAsia="宋体" w:cs="楷体_GB2312"/>
          <w:color w:val="000000" w:themeColor="text1"/>
          <w:sz w:val="20"/>
          <w:szCs w:val="20"/>
          <w14:textFill>
            <w14:solidFill>
              <w14:schemeClr w14:val="tx1"/>
            </w14:solidFill>
          </w14:textFill>
        </w:rPr>
        <w:t>[7] Price A, Gompels L, Edwards T, et al. Barriers to data sharing in multi-centre studies: a survey of researchers[J]. BMC Med Inform Decis Mak, 2021, 21(1): 1-10.</w:t>
      </w:r>
    </w:p>
    <w:p w14:paraId="3F81D64D">
      <w:pPr>
        <w:keepNext w:val="0"/>
        <w:keepLines w:val="0"/>
        <w:pageBreakBefore w:val="0"/>
        <w:widowControl w:val="0"/>
        <w:kinsoku/>
        <w:wordWrap/>
        <w:overflowPunct/>
        <w:topLinePunct w:val="0"/>
        <w:autoSpaceDE/>
        <w:autoSpaceDN/>
        <w:bidi w:val="0"/>
        <w:adjustRightInd/>
        <w:snapToGrid/>
        <w:spacing w:line="336" w:lineRule="auto"/>
        <w:textAlignment w:val="auto"/>
        <w:rPr>
          <w:ins w:id="237" w:author="谢梦燕" w:date="2026-06-22T23:39:06Z"/>
          <w:rFonts w:hint="eastAsia" w:ascii="Times New Roman" w:hAnsi="Times New Roman" w:eastAsia="宋体" w:cs="楷体_GB2312"/>
          <w:color w:val="000000" w:themeColor="text1"/>
          <w:sz w:val="20"/>
          <w:szCs w:val="20"/>
          <w14:textFill>
            <w14:solidFill>
              <w14:schemeClr w14:val="tx1"/>
            </w14:solidFill>
          </w14:textFill>
        </w:rPr>
      </w:pPr>
      <w:r>
        <w:rPr>
          <w:rFonts w:hint="eastAsia" w:ascii="Times New Roman" w:hAnsi="Times New Roman" w:eastAsia="宋体" w:cs="楷体_GB2312"/>
          <w:color w:val="000000" w:themeColor="text1"/>
          <w:sz w:val="20"/>
          <w:szCs w:val="20"/>
          <w14:textFill>
            <w14:solidFill>
              <w14:schemeClr w14:val="tx1"/>
            </w14:solidFill>
          </w14:textFill>
        </w:rPr>
        <w:t>[8] Yang ZH, Sun Z. Review of multimodal medical image fusion. Chinese Journal of Medical Physics, 2026, 43(1): 14-27.</w:t>
      </w:r>
      <w:ins w:id="238" w:author="谢梦燕" w:date="2026-06-22T23:38:50Z">
        <w:r>
          <w:rPr>
            <w:rFonts w:hint="eastAsia" w:ascii="Times New Roman" w:hAnsi="Times New Roman" w:eastAsia="宋体" w:cs="楷体_GB2312"/>
            <w:color w:val="000000" w:themeColor="text1"/>
            <w:sz w:val="20"/>
            <w:szCs w:val="20"/>
            <w14:textFill>
              <w14:solidFill>
                <w14:schemeClr w14:val="tx1"/>
              </w14:solidFill>
            </w14:textFill>
          </w:rPr>
          <w:t xml:space="preserve">He S, Chen J, Liu Y, Xiao Y, Li M, Zhang Q, Jiang D, Yin M, Jiang X, Cui N, Zhang Z, Wei W, Yu S, Zhang Y, Cai X, Wei H, Xiao J. Deep learning algorithms from histopathological images stratify molecular subtypes for leiomyosarcoma: a proof-and-concept diagnostic study. Int J Surg. 2025 Sep 1;111(9):5959-5969. </w:t>
        </w:r>
      </w:ins>
    </w:p>
    <w:p w14:paraId="1754D8F0">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Times New Roman" w:hAnsi="Times New Roman" w:eastAsia="宋体" w:cs="楷体_GB2312"/>
          <w:color w:val="000000" w:themeColor="text1"/>
          <w:sz w:val="20"/>
          <w:szCs w:val="20"/>
          <w14:textFill>
            <w14:solidFill>
              <w14:schemeClr w14:val="tx1"/>
            </w14:solidFill>
          </w14:textFill>
        </w:rPr>
      </w:pPr>
      <w:ins w:id="239" w:author="谢梦燕" w:date="2026-06-22T23:38:44Z">
        <w:r>
          <w:rPr>
            <w:rFonts w:hint="eastAsia" w:ascii="Times New Roman" w:hAnsi="Times New Roman" w:eastAsia="宋体" w:cs="楷体_GB2312"/>
            <w:color w:val="000000" w:themeColor="text1"/>
            <w:sz w:val="20"/>
            <w:szCs w:val="20"/>
            <w:lang w:val="en-US" w:eastAsia="zh-CN"/>
            <w14:textFill>
              <w14:solidFill>
                <w14:schemeClr w14:val="tx1"/>
              </w14:solidFill>
            </w14:textFill>
          </w:rPr>
          <w:t>[</w:t>
        </w:r>
      </w:ins>
      <w:ins w:id="240" w:author="谢梦燕" w:date="2026-06-22T23:38:46Z">
        <w:r>
          <w:rPr>
            <w:rFonts w:hint="eastAsia" w:ascii="Times New Roman" w:hAnsi="Times New Roman" w:eastAsia="宋体" w:cs="楷体_GB2312"/>
            <w:color w:val="000000" w:themeColor="text1"/>
            <w:sz w:val="20"/>
            <w:szCs w:val="20"/>
            <w:lang w:val="en-US" w:eastAsia="zh-CN"/>
            <w14:textFill>
              <w14:solidFill>
                <w14:schemeClr w14:val="tx1"/>
              </w14:solidFill>
            </w14:textFill>
          </w:rPr>
          <w:t>9</w:t>
        </w:r>
      </w:ins>
      <w:ins w:id="241" w:author="谢梦燕" w:date="2026-06-22T23:38:44Z">
        <w:r>
          <w:rPr>
            <w:rFonts w:hint="eastAsia" w:ascii="Times New Roman" w:hAnsi="Times New Roman" w:eastAsia="宋体" w:cs="楷体_GB2312"/>
            <w:color w:val="000000" w:themeColor="text1"/>
            <w:sz w:val="20"/>
            <w:szCs w:val="20"/>
            <w:lang w:val="en-US" w:eastAsia="zh-CN"/>
            <w14:textFill>
              <w14:solidFill>
                <w14:schemeClr w14:val="tx1"/>
              </w14:solidFill>
            </w14:textFill>
          </w:rPr>
          <w:t>]</w:t>
        </w:r>
      </w:ins>
      <w:r>
        <w:rPr>
          <w:rFonts w:hint="eastAsia" w:ascii="Times New Roman" w:hAnsi="Times New Roman" w:eastAsia="宋体" w:cs="楷体_GB2312"/>
          <w:color w:val="000000" w:themeColor="text1"/>
          <w:sz w:val="20"/>
          <w:szCs w:val="20"/>
          <w14:textFill>
            <w14:solidFill>
              <w14:schemeClr w14:val="tx1"/>
            </w14:solidFill>
          </w14:textFill>
        </w:rPr>
        <w:t>Yang ZH, Sun Z. Review of multimodal medical image fusion[J]. Chinese Journal of Medical Physics, 2026, 43(1): 14-27.</w:t>
      </w:r>
    </w:p>
    <w:p w14:paraId="39EE07AB">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Times New Roman" w:hAnsi="Times New Roman" w:eastAsia="宋体" w:cs="楷体_GB2312"/>
          <w:color w:val="000000" w:themeColor="text1"/>
          <w:sz w:val="20"/>
          <w:szCs w:val="20"/>
          <w14:textFill>
            <w14:solidFill>
              <w14:schemeClr w14:val="tx1"/>
            </w14:solidFill>
          </w14:textFill>
        </w:rPr>
      </w:pPr>
    </w:p>
    <w:p w14:paraId="00A0EA9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Times New Roman" w:hAnsi="Times New Roman" w:eastAsia="宋体" w:cs="楷体_GB2312"/>
          <w:color w:val="000000" w:themeColor="text1"/>
          <w:sz w:val="20"/>
          <w:szCs w:val="20"/>
          <w14:textFill>
            <w14:solidFill>
              <w14:schemeClr w14:val="tx1"/>
            </w14:solidFill>
          </w14:textFill>
        </w:rPr>
      </w:pPr>
    </w:p>
    <w:p w14:paraId="52BD1242">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Times New Roman" w:hAnsi="Times New Roman" w:eastAsia="宋体" w:cs="楷体_GB2312"/>
          <w:color w:val="000000" w:themeColor="text1"/>
          <w:sz w:val="20"/>
          <w:szCs w:val="20"/>
          <w14:textFill>
            <w14:solidFill>
              <w14:schemeClr w14:val="tx1"/>
            </w14:solidFill>
          </w14:textFill>
        </w:rPr>
      </w:pPr>
    </w:p>
    <w:p w14:paraId="32601167">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Times New Roman" w:hAnsi="Times New Roman" w:eastAsia="宋体" w:cs="楷体_GB2312"/>
          <w:color w:val="000000" w:themeColor="text1"/>
          <w:sz w:val="20"/>
          <w:szCs w:val="20"/>
          <w14:textFill>
            <w14:solidFill>
              <w14:schemeClr w14:val="tx1"/>
            </w14:solidFill>
          </w14:textFill>
        </w:rPr>
      </w:pPr>
    </w:p>
    <w:p w14:paraId="3AE1316A">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Times New Roman" w:hAnsi="Times New Roman" w:eastAsia="宋体" w:cs="楷体_GB2312"/>
          <w:color w:val="000000" w:themeColor="text1"/>
          <w:sz w:val="20"/>
          <w:szCs w:val="20"/>
          <w14:textFill>
            <w14:solidFill>
              <w14:schemeClr w14:val="tx1"/>
            </w14:solidFill>
          </w14:textFill>
        </w:rPr>
      </w:pPr>
    </w:p>
    <w:p w14:paraId="2436C70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Times New Roman" w:hAnsi="Times New Roman" w:eastAsia="宋体" w:cs="楷体_GB2312"/>
          <w:color w:val="000000" w:themeColor="text1"/>
          <w:sz w:val="20"/>
          <w:szCs w:val="20"/>
          <w14:textFill>
            <w14:solidFill>
              <w14:schemeClr w14:val="tx1"/>
            </w14:solidFill>
          </w14:textFill>
        </w:rPr>
      </w:pPr>
    </w:p>
    <w:p w14:paraId="33E4DF5D">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Times New Roman" w:hAnsi="Times New Roman" w:eastAsia="宋体" w:cs="楷体_GB2312"/>
          <w:color w:val="000000" w:themeColor="text1"/>
          <w:sz w:val="20"/>
          <w:szCs w:val="20"/>
          <w14:textFill>
            <w14:solidFill>
              <w14:schemeClr w14:val="tx1"/>
            </w14:solidFill>
          </w14:textFill>
        </w:rPr>
      </w:pPr>
    </w:p>
    <w:p w14:paraId="57521BA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Times New Roman" w:hAnsi="Times New Roman" w:eastAsia="宋体" w:cs="楷体_GB2312"/>
          <w:color w:val="000000" w:themeColor="text1"/>
          <w:sz w:val="20"/>
          <w:szCs w:val="20"/>
          <w14:textFill>
            <w14:solidFill>
              <w14:schemeClr w14:val="tx1"/>
            </w14:solidFill>
          </w14:textFill>
        </w:rPr>
      </w:pPr>
    </w:p>
    <w:p w14:paraId="1A8614D8">
      <w:pPr>
        <w:spacing w:after="156" w:afterLines="50"/>
        <w:ind w:firstLine="562" w:firstLineChars="200"/>
        <w:rPr>
          <w:rFonts w:ascii="Times New Roman" w:hAnsi="Times New Roman" w:eastAsia="宋体" w:cs="楷体_GB2312"/>
          <w:b/>
          <w:bCs/>
          <w:color w:val="0070C0"/>
          <w:szCs w:val="28"/>
        </w:rPr>
      </w:pPr>
      <w:r>
        <w:rPr>
          <w:rFonts w:ascii="Times New Roman" w:hAnsi="Times New Roman" w:eastAsia="宋体" w:cs="楷体_GB2312"/>
          <w:b/>
          <w:bCs/>
          <w:color w:val="0070C0"/>
          <w:szCs w:val="28"/>
        </w:rPr>
        <w:t>二、</w:t>
      </w:r>
      <w:r>
        <w:rPr>
          <w:rFonts w:hint="eastAsia" w:ascii="Times New Roman" w:hAnsi="Times New Roman" w:eastAsia="宋体" w:cs="楷体_GB2312"/>
          <w:b/>
          <w:bCs/>
          <w:color w:val="0070C0"/>
          <w:szCs w:val="28"/>
        </w:rPr>
        <w:t>项目负责人简介及主要研究成绩</w:t>
      </w:r>
    </w:p>
    <w:p w14:paraId="531C5124">
      <w:pPr>
        <w:spacing w:after="156" w:afterLines="50"/>
        <w:ind w:left="562"/>
        <w:rPr>
          <w:rFonts w:ascii="Times New Roman" w:hAnsi="Times New Roman" w:eastAsia="宋体" w:cs="楷体_GB2312"/>
          <w:b/>
          <w:bCs/>
          <w:color w:val="0070C0"/>
          <w:szCs w:val="28"/>
        </w:rPr>
      </w:pPr>
      <w:r>
        <w:rPr>
          <w:rFonts w:hint="eastAsia" w:ascii="Times New Roman" w:hAnsi="Times New Roman" w:eastAsia="宋体" w:cs="楷体_GB2312"/>
          <w:b/>
          <w:bCs/>
          <w:color w:val="0070C0"/>
          <w:szCs w:val="28"/>
        </w:rPr>
        <w:t>1</w:t>
      </w:r>
      <w:r>
        <w:rPr>
          <w:rFonts w:hint="eastAsia" w:ascii="宋体" w:hAnsi="宋体" w:eastAsia="宋体" w:cs="宋体"/>
          <w:b/>
          <w:bCs/>
          <w:color w:val="0070C0"/>
          <w:szCs w:val="28"/>
        </w:rPr>
        <w:t>.</w:t>
      </w:r>
      <w:r>
        <w:rPr>
          <w:rFonts w:hint="eastAsia" w:ascii="Times New Roman" w:hAnsi="Times New Roman" w:eastAsia="宋体" w:cs="楷体_GB2312"/>
          <w:b/>
          <w:bCs/>
          <w:color w:val="0070C0"/>
          <w:szCs w:val="28"/>
        </w:rPr>
        <w:t>瑞金项目负责人简介及主要研究成绩（不超过500字）：</w:t>
      </w:r>
    </w:p>
    <w:p w14:paraId="6B8E509F">
      <w:pPr>
        <w:snapToGrid/>
        <w:spacing w:after="0" w:afterLines="-2147483648" w:line="360" w:lineRule="auto"/>
        <w:ind w:firstLine="480" w:firstLineChars="200"/>
        <w:jc w:val="left"/>
        <w:rPr>
          <w:rFonts w:hint="eastAsia" w:ascii="Times New Roman" w:hAnsi="Times New Roman" w:eastAsia="宋体" w:cs="楷体_GB2312"/>
          <w:color w:val="000000" w:themeColor="text1"/>
          <w:sz w:val="24"/>
          <w:szCs w:val="24"/>
          <w14:textFill>
            <w14:solidFill>
              <w14:schemeClr w14:val="tx1"/>
            </w14:solidFill>
          </w14:textFill>
        </w:rPr>
        <w:pPrChange w:id="242" w:author="谢梦燕" w:date="2026-06-23T09:52:23Z">
          <w:pPr>
            <w:snapToGrid w:val="0"/>
            <w:spacing w:after="156" w:afterLines="50" w:line="440" w:lineRule="exact"/>
            <w:ind w:firstLine="420"/>
            <w:jc w:val="left"/>
          </w:pPr>
        </w:pPrChange>
      </w:pPr>
      <w:r>
        <w:rPr>
          <w:rFonts w:hint="eastAsia" w:ascii="Times New Roman" w:hAnsi="Times New Roman" w:eastAsia="宋体" w:cs="楷体_GB2312"/>
          <w:color w:val="000000" w:themeColor="text1"/>
          <w:sz w:val="24"/>
          <w:szCs w:val="24"/>
          <w:rPrChange w:id="243" w:author="谢梦燕" w:date="2026-06-23T09:52:23Z">
            <w:rPr>
              <w:rFonts w:hint="eastAsia" w:ascii="Times New Roman" w:hAnsi="Times New Roman" w:eastAsia="宋体" w:cs="楷体_GB2312"/>
              <w:color w:val="0070C0"/>
              <w:szCs w:val="28"/>
            </w:rPr>
          </w:rPrChange>
          <w14:textFill>
            <w14:solidFill>
              <w14:schemeClr w14:val="tx1"/>
            </w14:solidFill>
          </w14:textFill>
        </w:rPr>
        <w:t>谢梦燕，肿瘤学博士、博士后，瑞金医院肿瘤科</w:t>
      </w:r>
      <w:bookmarkStart w:id="0" w:name="_GoBack"/>
      <w:bookmarkEnd w:id="0"/>
      <w:r>
        <w:rPr>
          <w:rFonts w:hint="eastAsia" w:ascii="Times New Roman" w:hAnsi="Times New Roman" w:eastAsia="宋体" w:cs="楷体_GB2312"/>
          <w:color w:val="000000" w:themeColor="text1"/>
          <w:sz w:val="24"/>
          <w:szCs w:val="24"/>
          <w:rPrChange w:id="243" w:author="谢梦燕" w:date="2026-06-23T09:52:23Z">
            <w:rPr>
              <w:rFonts w:hint="eastAsia" w:ascii="Times New Roman" w:hAnsi="Times New Roman" w:eastAsia="宋体" w:cs="楷体_GB2312"/>
              <w:color w:val="0070C0"/>
              <w:szCs w:val="28"/>
            </w:rPr>
          </w:rPrChange>
          <w14:textFill>
            <w14:solidFill>
              <w14:schemeClr w14:val="tx1"/>
            </w14:solidFill>
          </w14:textFill>
        </w:rPr>
        <w:t>医师，长期致力于恶性肿瘤的临床与基础研究，主持江苏省自然科学基金1项、江苏省研究生科研创新计划1项，先后参与多个国家自然科学基金面上项目和江苏省社会发展重点项目，就“幽门螺杆菌相关性胃癌的诊断”申请发明专利1项。既往项目围绕早期胃癌的血清学筛查、进展期胃癌的化疗及靶向治疗耐药、进展期胃食管癌的光动力治疗、消化道肿瘤转移的分子机制、幽门螺杆菌相关性胃癌的“炎癌转化”展开深入研究，先后在Molecular Cancer（2020年，IF=27.4，申请人为第一作者），Clinical and Translational Medicine（2022年，IF=10.6，申请人为共同第一作者第二位），Gastric Cancer（2023年，IF=7.4，申请人为共同第一作者第三位）等国际知名杂志发表多篇胃癌进展相关高质量、高引用论文。获“江苏医学科技奖 二等奖”1项。 在 MPM 研究方向，瑞金医院胸外科/病理科具备 MPM 病例资源，谢梦燕医师作为肿瘤科医师具备跨瘤种临床样本获取能力，且团队已与解放军总医院李成刚团队（MM PDO 论文 Sci Rep 2025）建立合作渠道，为 MPM 类器官样本获取与形态学标注提供保障。</w:t>
      </w:r>
      <w:ins w:id="244" w:author="谢梦燕" w:date="2026-06-23T09:27:59Z">
        <w:r>
          <w:rPr>
            <w:rFonts w:hint="eastAsia" w:ascii="Times New Roman" w:hAnsi="Times New Roman" w:eastAsia="宋体" w:cs="楷体_GB2312"/>
            <w:color w:val="000000" w:themeColor="text1"/>
            <w:sz w:val="24"/>
            <w:szCs w:val="24"/>
            <w:rPrChange w:id="245" w:author="谢梦燕" w:date="2026-06-23T09:52:23Z">
              <w:rPr>
                <w:rFonts w:hint="eastAsia" w:ascii="Times New Roman" w:hAnsi="Times New Roman" w:eastAsia="宋体" w:cs="楷体_GB2312"/>
                <w:color w:val="0070C0"/>
                <w:szCs w:val="28"/>
              </w:rPr>
            </w:rPrChange>
            <w14:textFill>
              <w14:solidFill>
                <w14:schemeClr w14:val="tx1"/>
              </w14:solidFill>
            </w14:textFill>
          </w:rPr>
          <w:t>丰富的肿瘤基础研究经验为其开展MPM类器官多模态数据研究奠定了坚实的生物学基础。</w:t>
        </w:r>
      </w:ins>
    </w:p>
    <w:p w14:paraId="353D4254">
      <w:pPr>
        <w:snapToGrid/>
        <w:spacing w:after="0" w:afterLines="-2147483648" w:line="360" w:lineRule="auto"/>
        <w:ind w:firstLine="480" w:firstLineChars="200"/>
        <w:jc w:val="left"/>
        <w:rPr>
          <w:rFonts w:hint="eastAsia" w:ascii="Times New Roman" w:hAnsi="Times New Roman" w:eastAsia="宋体" w:cs="楷体_GB2312"/>
          <w:color w:val="000000" w:themeColor="text1"/>
          <w:sz w:val="24"/>
          <w:szCs w:val="24"/>
          <w:rPrChange w:id="248" w:author="谢梦燕" w:date="2026-06-23T09:52:23Z">
            <w:rPr>
              <w:rFonts w:ascii="Times New Roman" w:hAnsi="Times New Roman" w:eastAsia="宋体" w:cs="楷体_GB2312"/>
              <w:color w:val="0070C0"/>
              <w:szCs w:val="28"/>
            </w:rPr>
          </w:rPrChange>
          <w14:textFill>
            <w14:solidFill>
              <w14:schemeClr w14:val="tx1"/>
            </w14:solidFill>
          </w14:textFill>
        </w:rPr>
        <w:pPrChange w:id="247" w:author="谢梦燕" w:date="2026-06-23T09:52:23Z">
          <w:pPr>
            <w:snapToGrid w:val="0"/>
            <w:spacing w:after="156" w:afterLines="50" w:line="440" w:lineRule="exact"/>
            <w:ind w:firstLine="420"/>
            <w:jc w:val="left"/>
          </w:pPr>
        </w:pPrChange>
      </w:pPr>
    </w:p>
    <w:p w14:paraId="55140283">
      <w:pPr>
        <w:spacing w:after="156" w:afterLines="50"/>
        <w:ind w:firstLine="562" w:firstLineChars="200"/>
        <w:rPr>
          <w:rFonts w:ascii="Times New Roman" w:hAnsi="Times New Roman" w:eastAsia="宋体" w:cs="楷体_GB2312"/>
          <w:b/>
          <w:bCs/>
          <w:color w:val="0070C0"/>
          <w:szCs w:val="28"/>
        </w:rPr>
      </w:pPr>
      <w:r>
        <w:rPr>
          <w:rFonts w:hint="eastAsia" w:ascii="Times New Roman" w:hAnsi="Times New Roman" w:eastAsia="宋体" w:cs="楷体_GB2312"/>
          <w:b/>
          <w:bCs/>
          <w:color w:val="0070C0"/>
          <w:szCs w:val="28"/>
        </w:rPr>
        <w:t>2</w:t>
      </w:r>
      <w:r>
        <w:rPr>
          <w:rFonts w:hint="eastAsia" w:ascii="宋体" w:hAnsi="宋体" w:eastAsia="宋体" w:cs="宋体"/>
          <w:b/>
          <w:bCs/>
          <w:color w:val="0070C0"/>
          <w:szCs w:val="28"/>
        </w:rPr>
        <w:t>.</w:t>
      </w:r>
      <w:r>
        <w:rPr>
          <w:rFonts w:hint="eastAsia" w:ascii="Times New Roman" w:hAnsi="Times New Roman" w:eastAsia="宋体" w:cs="楷体_GB2312"/>
          <w:b/>
          <w:bCs/>
          <w:color w:val="0070C0"/>
          <w:szCs w:val="28"/>
        </w:rPr>
        <w:t>西浦项目负责人简介及主要研究成绩（不超过500字）：</w:t>
      </w:r>
    </w:p>
    <w:p w14:paraId="7214B107">
      <w:pPr>
        <w:snapToGrid/>
        <w:spacing w:after="0" w:afterLines="-2147483648" w:line="360" w:lineRule="auto"/>
        <w:ind w:firstLine="480" w:firstLineChars="200"/>
        <w:jc w:val="left"/>
        <w:rPr>
          <w:rFonts w:hint="eastAsia" w:ascii="Times New Roman" w:hAnsi="Times New Roman" w:eastAsia="宋体" w:cs="楷体_GB2312"/>
          <w:color w:val="000000" w:themeColor="text1"/>
          <w:sz w:val="24"/>
          <w:szCs w:val="24"/>
          <w:rPrChange w:id="250" w:author="谢梦燕" w:date="2026-06-23T09:52:28Z">
            <w:rPr>
              <w:rFonts w:ascii="Times New Roman" w:hAnsi="Times New Roman" w:eastAsia="宋体" w:cs="楷体_GB2312"/>
              <w:color w:val="0070C0"/>
              <w:szCs w:val="28"/>
            </w:rPr>
          </w:rPrChange>
          <w14:textFill>
            <w14:solidFill>
              <w14:schemeClr w14:val="tx1"/>
            </w14:solidFill>
          </w14:textFill>
        </w:rPr>
        <w:pPrChange w:id="249" w:author="谢梦燕" w:date="2026-06-23T09:52:28Z">
          <w:pPr>
            <w:snapToGrid w:val="0"/>
            <w:spacing w:after="156" w:afterLines="50" w:line="440" w:lineRule="exact"/>
            <w:ind w:firstLine="420"/>
            <w:jc w:val="left"/>
          </w:pPr>
        </w:pPrChange>
      </w:pPr>
      <w:r>
        <w:rPr>
          <w:rFonts w:hint="eastAsia" w:ascii="Times New Roman" w:hAnsi="Times New Roman" w:eastAsia="宋体" w:cs="楷体_GB2312"/>
          <w:color w:val="000000" w:themeColor="text1"/>
          <w:sz w:val="24"/>
          <w:szCs w:val="24"/>
          <w:rPrChange w:id="251" w:author="谢梦燕" w:date="2026-06-23T09:52:28Z">
            <w:rPr>
              <w:rFonts w:hint="eastAsia" w:ascii="Times New Roman" w:hAnsi="Times New Roman" w:eastAsia="宋体" w:cs="楷体_GB2312"/>
              <w:color w:val="0070C0"/>
              <w:szCs w:val="28"/>
            </w:rPr>
          </w:rPrChange>
          <w14:textFill>
            <w14:solidFill>
              <w14:schemeClr w14:val="tx1"/>
            </w14:solidFill>
          </w14:textFill>
        </w:rPr>
        <w:t>徐德昌，西交利物浦大学智能工程学院智能科学系教授，曾在卡内基梅隆大学从事计算生物学博士后研究。主要研究方向为生物信息学与人工智能在医学领域的应用，聚焦多模态数据融合、机器学习模型开发及类器官技术转化。学术成果方面，以唯一第一作者或通讯作者在BIBM、ISBRA等国际会议及《BMC Bioinformatics》《生物信息学》等期刊发表多篇论文，包括药物诱导细胞早期反应建模、蛋白质亚细胞定位自动分类、microRNA调控机制等研究。作为首席科学家参与苏州市AI驱动新药开发创新联合体项目（2025-2028），为合成生物学与智能算法交叉研究提供技术支撑。 在类器官图像分析方向，团队已建立鼠肝类器官 AI 检测平台（检测灵敏度 89%、特异性 91%，3 batch 120+ 张图像验证），并在 MultiOrg 多中心类器官数据集（411 张, 4 实验室）上验证跨域泛化能力。2026 年 7 月完成 MPM 跨域验证 3 个预实验：RF-DETR zero-shot 检测、ResNet-50 跨域 UMAP（domain gap 0.272）、SAM2 zero-shot 分割（IoU 0.952），为本项目提供算法可行性证据。</w:t>
      </w:r>
      <w:ins w:id="252" w:author="谢梦燕" w:date="2026-06-23T09:28:24Z">
        <w:r>
          <w:rPr>
            <w:rFonts w:hint="eastAsia" w:ascii="Times New Roman" w:hAnsi="Times New Roman" w:eastAsia="宋体" w:cs="楷体_GB2312"/>
            <w:color w:val="000000" w:themeColor="text1"/>
            <w:sz w:val="24"/>
            <w:szCs w:val="24"/>
            <w:rPrChange w:id="253" w:author="谢梦燕" w:date="2026-06-23T09:52:28Z">
              <w:rPr>
                <w:rFonts w:hint="eastAsia" w:ascii="Times New Roman" w:hAnsi="Times New Roman" w:eastAsia="宋体" w:cs="楷体_GB2312"/>
                <w:color w:val="0070C0"/>
                <w:szCs w:val="28"/>
              </w:rPr>
            </w:rPrChange>
            <w14:textFill>
              <w14:solidFill>
                <w14:schemeClr w14:val="tx1"/>
              </w14:solidFill>
            </w14:textFill>
          </w:rPr>
          <w:t>徐德昌教授在AI驱动医药创新领域的深厚积累，为MPM类器官多模态数据质量评估原型系统的构建提供了核心算法保障。</w:t>
        </w:r>
      </w:ins>
    </w:p>
    <w:p w14:paraId="6B67CCDD">
      <w:pPr>
        <w:snapToGrid w:val="0"/>
        <w:spacing w:after="156" w:afterLines="50" w:line="440" w:lineRule="exact"/>
        <w:ind w:firstLine="420"/>
        <w:jc w:val="left"/>
        <w:rPr>
          <w:rFonts w:ascii="Times New Roman" w:hAnsi="Times New Roman" w:eastAsia="宋体" w:cs="楷体_GB2312"/>
          <w:color w:val="0070C0"/>
          <w:szCs w:val="28"/>
        </w:rPr>
      </w:pPr>
    </w:p>
    <w:p w14:paraId="7B5BD727">
      <w:pPr>
        <w:snapToGrid w:val="0"/>
        <w:spacing w:after="156" w:afterLines="50" w:line="440" w:lineRule="exact"/>
        <w:ind w:firstLine="420"/>
        <w:jc w:val="left"/>
        <w:rPr>
          <w:rFonts w:hint="eastAsia" w:ascii="Times New Roman" w:hAnsi="Times New Roman" w:eastAsia="宋体" w:cs="楷体_GB2312"/>
          <w:sz w:val="32"/>
          <w:szCs w:val="32"/>
        </w:rPr>
      </w:pPr>
    </w:p>
    <w:p w14:paraId="2B8FA860">
      <w:pPr>
        <w:snapToGrid w:val="0"/>
        <w:spacing w:after="156" w:afterLines="50" w:line="440" w:lineRule="exact"/>
        <w:jc w:val="center"/>
        <w:rPr>
          <w:rFonts w:ascii="Times New Roman" w:hAnsi="Times New Roman" w:eastAsia="宋体" w:cs="楷体_GB2312"/>
          <w:b/>
          <w:bCs/>
          <w:sz w:val="32"/>
          <w:szCs w:val="32"/>
        </w:rPr>
      </w:pPr>
      <w:r>
        <w:rPr>
          <w:rFonts w:hint="eastAsia" w:ascii="Times New Roman" w:hAnsi="Times New Roman" w:eastAsia="宋体" w:cs="楷体_GB2312"/>
          <w:b/>
          <w:bCs/>
          <w:sz w:val="32"/>
          <w:szCs w:val="32"/>
        </w:rPr>
        <w:t>申请承诺书</w:t>
      </w:r>
    </w:p>
    <w:tbl>
      <w:tblPr>
        <w:tblStyle w:val="5"/>
        <w:tblW w:w="835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7"/>
      </w:tblGrid>
      <w:tr w14:paraId="095CA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0" w:hRule="atLeast"/>
        </w:trPr>
        <w:tc>
          <w:tcPr>
            <w:tcW w:w="8357" w:type="dxa"/>
          </w:tcPr>
          <w:p w14:paraId="4EC28D04">
            <w:pPr>
              <w:spacing w:before="156" w:beforeLines="50" w:line="360" w:lineRule="auto"/>
              <w:ind w:firstLine="561"/>
              <w:rPr>
                <w:rFonts w:ascii="Times New Roman" w:hAnsi="Times New Roman" w:eastAsia="宋体"/>
                <w:color w:val="000000"/>
              </w:rPr>
            </w:pPr>
            <w:r>
              <w:rPr>
                <w:rFonts w:hint="eastAsia" w:ascii="Times New Roman" w:hAnsi="Times New Roman" w:eastAsia="宋体"/>
                <w:color w:val="000000"/>
              </w:rPr>
              <w:t>项目组根据上海交通大学医学院附属瑞金医院“青年培育计划医工交叉”项目申报指南的要求自愿提交项目申请书，在此承诺：保证所申报材料和相关内容真实有效，不存在违背科研诚信要求的行为；不以任何形式实施请托行为，申报材料符合上海交通大学医学院附属瑞金医院“青年培育计划医工交叉”项目的有关规定和要求；在参与项目申报、评审和实施全过程中，恪守职业规范和科学道德，遵守评审规则和工作纪律。如果填报失实和违反规定，将承担全部责任。</w:t>
            </w:r>
          </w:p>
          <w:p w14:paraId="547AAB7F">
            <w:pPr>
              <w:ind w:firstLine="570"/>
              <w:rPr>
                <w:rFonts w:ascii="Times New Roman" w:hAnsi="Times New Roman" w:eastAsia="宋体"/>
                <w:color w:val="000000"/>
              </w:rPr>
            </w:pPr>
          </w:p>
          <w:p w14:paraId="23262DB4">
            <w:pPr>
              <w:ind w:firstLine="570"/>
              <w:rPr>
                <w:rFonts w:ascii="Times New Roman" w:hAnsi="Times New Roman" w:eastAsia="宋体"/>
                <w:color w:val="000000"/>
              </w:rPr>
            </w:pPr>
          </w:p>
          <w:p w14:paraId="53413D0A">
            <w:pPr>
              <w:ind w:firstLine="840" w:firstLineChars="300"/>
              <w:rPr>
                <w:rFonts w:ascii="Times New Roman" w:hAnsi="Times New Roman" w:eastAsia="宋体"/>
                <w:color w:val="000000"/>
                <w:szCs w:val="28"/>
              </w:rPr>
            </w:pPr>
          </w:p>
          <w:p w14:paraId="5A1527EA">
            <w:pPr>
              <w:ind w:firstLine="560" w:firstLineChars="200"/>
              <w:rPr>
                <w:rFonts w:ascii="Times New Roman" w:hAnsi="Times New Roman" w:eastAsia="宋体"/>
                <w:color w:val="000000"/>
                <w:szCs w:val="28"/>
              </w:rPr>
            </w:pPr>
            <w:r>
              <w:rPr>
                <w:rFonts w:hint="eastAsia" w:ascii="Times New Roman" w:hAnsi="Times New Roman" w:eastAsia="宋体"/>
                <w:color w:val="000000"/>
                <w:szCs w:val="28"/>
              </w:rPr>
              <w:t xml:space="preserve">瑞金负责人签字：           西浦负责人签字：   </w:t>
            </w:r>
          </w:p>
          <w:p w14:paraId="7676F4B3">
            <w:pPr>
              <w:ind w:firstLine="5600" w:firstLineChars="2000"/>
              <w:rPr>
                <w:rFonts w:ascii="Times New Roman" w:hAnsi="Times New Roman" w:eastAsia="宋体"/>
                <w:color w:val="000000"/>
                <w:szCs w:val="28"/>
              </w:rPr>
            </w:pPr>
            <w:r>
              <w:rPr>
                <w:rFonts w:hint="eastAsia" w:ascii="Times New Roman" w:hAnsi="Times New Roman" w:eastAsia="宋体"/>
                <w:color w:val="000000"/>
                <w:szCs w:val="28"/>
              </w:rPr>
              <w:t>年    月    日</w:t>
            </w:r>
          </w:p>
          <w:p w14:paraId="5CE0EE67">
            <w:pPr>
              <w:ind w:firstLine="5600" w:firstLineChars="2000"/>
              <w:rPr>
                <w:rFonts w:ascii="Times New Roman" w:hAnsi="Times New Roman" w:eastAsia="宋体"/>
                <w:color w:val="000000"/>
                <w:szCs w:val="28"/>
              </w:rPr>
            </w:pPr>
          </w:p>
          <w:p w14:paraId="01C38CD3">
            <w:pPr>
              <w:rPr>
                <w:rFonts w:ascii="Times New Roman" w:hAnsi="Times New Roman" w:eastAsia="宋体"/>
                <w:color w:val="000000"/>
                <w:szCs w:val="28"/>
              </w:rPr>
            </w:pPr>
          </w:p>
          <w:p w14:paraId="7A587DDC">
            <w:pPr>
              <w:rPr>
                <w:rFonts w:ascii="Times New Roman" w:hAnsi="Times New Roman" w:eastAsia="宋体"/>
                <w:color w:val="000000"/>
                <w:szCs w:val="28"/>
              </w:rPr>
            </w:pPr>
          </w:p>
          <w:p w14:paraId="6B7623E4">
            <w:pPr>
              <w:rPr>
                <w:rFonts w:ascii="Times New Roman" w:hAnsi="Times New Roman" w:eastAsia="宋体"/>
                <w:color w:val="000000"/>
                <w:szCs w:val="28"/>
              </w:rPr>
            </w:pPr>
          </w:p>
          <w:p w14:paraId="321C4D12">
            <w:pPr>
              <w:rPr>
                <w:rFonts w:ascii="Times New Roman" w:hAnsi="Times New Roman" w:eastAsia="宋体"/>
                <w:color w:val="000000"/>
                <w:szCs w:val="28"/>
              </w:rPr>
            </w:pPr>
          </w:p>
          <w:p w14:paraId="4935BA84">
            <w:pPr>
              <w:rPr>
                <w:rFonts w:ascii="Times New Roman" w:hAnsi="Times New Roman" w:eastAsia="宋体"/>
                <w:color w:val="000000"/>
                <w:szCs w:val="28"/>
              </w:rPr>
            </w:pPr>
          </w:p>
        </w:tc>
      </w:tr>
    </w:tbl>
    <w:p w14:paraId="29D2D237">
      <w:pPr>
        <w:rPr>
          <w:rFonts w:ascii="Times New Roman" w:hAnsi="Times New Roman" w:eastAsia="宋体"/>
          <w:b/>
          <w:bCs/>
          <w:color w:val="000000"/>
          <w:sz w:val="32"/>
          <w:szCs w:val="32"/>
        </w:rPr>
      </w:pPr>
    </w:p>
    <w:sectPr>
      <w:footerReference r:id="rId9" w:type="first"/>
      <w:type w:val="continuous"/>
      <w:pgSz w:w="11907" w:h="16840"/>
      <w:pgMar w:top="1440" w:right="1797" w:bottom="1440" w:left="1797"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B170A">
    <w:pPr>
      <w:pStyle w:val="3"/>
      <w:jc w:val="center"/>
    </w:pPr>
    <w:r>
      <w:fldChar w:fldCharType="begin"/>
    </w:r>
    <w:r>
      <w:instrText xml:space="preserve">PAGE   \* MERGEFORMAT</w:instrText>
    </w:r>
    <w:r>
      <w:fldChar w:fldCharType="separate"/>
    </w:r>
    <w:r>
      <w:rPr>
        <w:lang w:val="zh-CN"/>
      </w:rPr>
      <w:t>2</w:t>
    </w:r>
    <w:r>
      <w:fldChar w:fldCharType="end"/>
    </w:r>
  </w:p>
  <w:p w14:paraId="55DC1305">
    <w:pPr>
      <w:pStyle w:val="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01E26">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3F11EA80">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B67B4">
    <w:pPr>
      <w:pStyle w:val="3"/>
      <w:jc w:val="center"/>
    </w:pPr>
  </w:p>
  <w:p w14:paraId="1DBDFF6C">
    <w:pPr>
      <w:pStyle w:val="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4E7AC">
    <w:pPr>
      <w:pStyle w:val="3"/>
      <w:jc w:val="center"/>
    </w:pPr>
    <w:r>
      <w:fldChar w:fldCharType="begin"/>
    </w:r>
    <w:r>
      <w:instrText xml:space="preserve">PAGE   \* MERGEFORMAT</w:instrText>
    </w:r>
    <w:r>
      <w:fldChar w:fldCharType="separate"/>
    </w:r>
    <w:r>
      <w:rPr>
        <w:lang w:val="zh-CN"/>
      </w:rPr>
      <w:t>1</w:t>
    </w:r>
    <w:r>
      <w:fldChar w:fldCharType="end"/>
    </w:r>
  </w:p>
  <w:p w14:paraId="5C26F4B3">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3479D">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3CBD9">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77E62">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B56F5E"/>
    <w:multiLevelType w:val="singleLevel"/>
    <w:tmpl w:val="84B56F5E"/>
    <w:lvl w:ilvl="0" w:tentative="0">
      <w:start w:val="1"/>
      <w:numFmt w:val="decimal"/>
      <w:lvlText w:val="%1."/>
      <w:lvlJc w:val="left"/>
      <w:pPr>
        <w:ind w:left="425" w:hanging="425"/>
      </w:pPr>
      <w:rPr>
        <w:rFonts w:hint="default"/>
      </w:rPr>
    </w:lvl>
  </w:abstractNum>
  <w:abstractNum w:abstractNumId="1">
    <w:nsid w:val="965B4E76"/>
    <w:multiLevelType w:val="singleLevel"/>
    <w:tmpl w:val="965B4E76"/>
    <w:lvl w:ilvl="0" w:tentative="0">
      <w:start w:val="2"/>
      <w:numFmt w:val="decimal"/>
      <w:lvlText w:val="%1."/>
      <w:lvlJc w:val="left"/>
      <w:pPr>
        <w:tabs>
          <w:tab w:val="left" w:pos="420"/>
        </w:tabs>
        <w:ind w:left="425" w:leftChars="0" w:hanging="425" w:firstLineChars="0"/>
      </w:pPr>
      <w:rPr>
        <w:rFonts w:hint="default"/>
      </w:rPr>
    </w:lvl>
  </w:abstractNum>
  <w:abstractNum w:abstractNumId="2">
    <w:nsid w:val="B1AC3391"/>
    <w:multiLevelType w:val="singleLevel"/>
    <w:tmpl w:val="B1AC3391"/>
    <w:lvl w:ilvl="0" w:tentative="0">
      <w:start w:val="4"/>
      <w:numFmt w:val="decimal"/>
      <w:lvlText w:val="%1."/>
      <w:lvlJc w:val="left"/>
      <w:pPr>
        <w:tabs>
          <w:tab w:val="left" w:pos="420"/>
        </w:tabs>
        <w:ind w:left="425" w:leftChars="0" w:hanging="425" w:firstLineChars="0"/>
      </w:pPr>
      <w:rPr>
        <w:rFonts w:hint="default"/>
      </w:rPr>
    </w:lvl>
  </w:abstractNum>
  <w:abstractNum w:abstractNumId="3">
    <w:nsid w:val="CC38EF28"/>
    <w:multiLevelType w:val="singleLevel"/>
    <w:tmpl w:val="CC38EF28"/>
    <w:lvl w:ilvl="0" w:tentative="0">
      <w:start w:val="1"/>
      <w:numFmt w:val="decimal"/>
      <w:lvlText w:val="%1."/>
      <w:lvlJc w:val="left"/>
      <w:pPr>
        <w:ind w:left="425" w:hanging="425"/>
      </w:pPr>
      <w:rPr>
        <w:rFonts w:hint="default"/>
      </w:rPr>
    </w:lvl>
  </w:abstractNum>
  <w:abstractNum w:abstractNumId="4">
    <w:nsid w:val="0BEB1D34"/>
    <w:multiLevelType w:val="singleLevel"/>
    <w:tmpl w:val="0BEB1D34"/>
    <w:lvl w:ilvl="0" w:tentative="0">
      <w:start w:val="3"/>
      <w:numFmt w:val="chineseCounting"/>
      <w:suff w:val="nothing"/>
      <w:lvlText w:val="%1、"/>
      <w:lvlJc w:val="left"/>
      <w:pPr>
        <w:ind w:left="-420" w:firstLine="420"/>
      </w:pPr>
      <w:rPr>
        <w:rFonts w:hint="eastAsia"/>
      </w:rPr>
    </w:lvl>
  </w:abstractNum>
  <w:abstractNum w:abstractNumId="5">
    <w:nsid w:val="0FFF20D4"/>
    <w:multiLevelType w:val="singleLevel"/>
    <w:tmpl w:val="0FFF20D4"/>
    <w:lvl w:ilvl="0" w:tentative="0">
      <w:start w:val="5"/>
      <w:numFmt w:val="chineseCounting"/>
      <w:suff w:val="nothing"/>
      <w:lvlText w:val="%1、"/>
      <w:lvlJc w:val="left"/>
      <w:pPr>
        <w:ind w:left="-420" w:firstLine="420"/>
      </w:pPr>
      <w:rPr>
        <w:rFonts w:hint="eastAsia"/>
      </w:rPr>
    </w:lvl>
  </w:abstractNum>
  <w:abstractNum w:abstractNumId="6">
    <w:nsid w:val="1453311A"/>
    <w:multiLevelType w:val="multilevel"/>
    <w:tmpl w:val="1453311A"/>
    <w:lvl w:ilvl="0" w:tentative="0">
      <w:start w:val="3"/>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1F601E58"/>
    <w:multiLevelType w:val="multilevel"/>
    <w:tmpl w:val="1F601E58"/>
    <w:lvl w:ilvl="0" w:tentative="0">
      <w:start w:val="4"/>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
    <w:nsid w:val="3ED54814"/>
    <w:multiLevelType w:val="singleLevel"/>
    <w:tmpl w:val="3ED54814"/>
    <w:lvl w:ilvl="0" w:tentative="0">
      <w:start w:val="6"/>
      <w:numFmt w:val="chineseCounting"/>
      <w:suff w:val="nothing"/>
      <w:lvlText w:val="%1、"/>
      <w:lvlJc w:val="left"/>
      <w:pPr>
        <w:ind w:left="-420" w:firstLine="420"/>
      </w:pPr>
      <w:rPr>
        <w:rFonts w:hint="eastAsia"/>
      </w:rPr>
    </w:lvl>
  </w:abstractNum>
  <w:abstractNum w:abstractNumId="9">
    <w:nsid w:val="3F52582F"/>
    <w:multiLevelType w:val="multilevel"/>
    <w:tmpl w:val="3F52582F"/>
    <w:lvl w:ilvl="0" w:tentative="0">
      <w:start w:val="2"/>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0">
    <w:nsid w:val="4B5523F5"/>
    <w:multiLevelType w:val="multilevel"/>
    <w:tmpl w:val="4B5523F5"/>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1">
    <w:nsid w:val="52678D6C"/>
    <w:multiLevelType w:val="singleLevel"/>
    <w:tmpl w:val="52678D6C"/>
    <w:lvl w:ilvl="0" w:tentative="0">
      <w:start w:val="4"/>
      <w:numFmt w:val="chineseCounting"/>
      <w:suff w:val="nothing"/>
      <w:lvlText w:val="%1、"/>
      <w:lvlJc w:val="left"/>
      <w:pPr>
        <w:ind w:left="-420" w:firstLine="420"/>
      </w:pPr>
      <w:rPr>
        <w:rFonts w:hint="eastAsia"/>
      </w:rPr>
    </w:lvl>
  </w:abstractNum>
  <w:abstractNum w:abstractNumId="12">
    <w:nsid w:val="6EB86B5B"/>
    <w:multiLevelType w:val="singleLevel"/>
    <w:tmpl w:val="6EB86B5B"/>
    <w:lvl w:ilvl="0" w:tentative="0">
      <w:start w:val="1"/>
      <w:numFmt w:val="chineseCounting"/>
      <w:suff w:val="nothing"/>
      <w:lvlText w:val="%1、"/>
      <w:lvlJc w:val="left"/>
      <w:pPr>
        <w:ind w:left="-840" w:firstLine="420"/>
      </w:pPr>
      <w:rPr>
        <w:rFonts w:hint="eastAsia"/>
      </w:rPr>
    </w:lvl>
  </w:abstractNum>
  <w:abstractNum w:abstractNumId="13">
    <w:nsid w:val="77440DAC"/>
    <w:multiLevelType w:val="singleLevel"/>
    <w:tmpl w:val="77440DAC"/>
    <w:lvl w:ilvl="0" w:tentative="0">
      <w:start w:val="3"/>
      <w:numFmt w:val="decimal"/>
      <w:lvlText w:val="%1."/>
      <w:lvlJc w:val="left"/>
      <w:pPr>
        <w:tabs>
          <w:tab w:val="left" w:pos="420"/>
        </w:tabs>
        <w:ind w:left="425" w:leftChars="0" w:hanging="425" w:firstLineChars="0"/>
      </w:pPr>
      <w:rPr>
        <w:rFonts w:hint="default"/>
      </w:rPr>
    </w:lvl>
  </w:abstractNum>
  <w:num w:numId="1">
    <w:abstractNumId w:val="12"/>
  </w:num>
  <w:num w:numId="2">
    <w:abstractNumId w:val="3"/>
  </w:num>
  <w:num w:numId="3">
    <w:abstractNumId w:val="0"/>
  </w:num>
  <w:num w:numId="4">
    <w:abstractNumId w:val="10"/>
  </w:num>
  <w:num w:numId="5">
    <w:abstractNumId w:val="1"/>
  </w:num>
  <w:num w:numId="6">
    <w:abstractNumId w:val="9"/>
  </w:num>
  <w:num w:numId="7">
    <w:abstractNumId w:val="13"/>
  </w:num>
  <w:num w:numId="8">
    <w:abstractNumId w:val="6"/>
  </w:num>
  <w:num w:numId="9">
    <w:abstractNumId w:val="2"/>
  </w:num>
  <w:num w:numId="10">
    <w:abstractNumId w:val="7"/>
  </w:num>
  <w:num w:numId="11">
    <w:abstractNumId w:val="4"/>
  </w:num>
  <w:num w:numId="12">
    <w:abstractNumId w:val="11"/>
  </w:num>
  <w:num w:numId="13">
    <w:abstractNumId w:val="5"/>
  </w:num>
  <w:num w:numId="14">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谢梦燕">
    <w15:presenceInfo w15:providerId="WPS Office" w15:userId="39717997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4979"/>
    <w:rsid w:val="00000C2A"/>
    <w:rsid w:val="00001354"/>
    <w:rsid w:val="0001204E"/>
    <w:rsid w:val="00023A28"/>
    <w:rsid w:val="000403BE"/>
    <w:rsid w:val="000532C6"/>
    <w:rsid w:val="00057E5C"/>
    <w:rsid w:val="00071B50"/>
    <w:rsid w:val="0007451F"/>
    <w:rsid w:val="00096257"/>
    <w:rsid w:val="000A65CD"/>
    <w:rsid w:val="000B5E97"/>
    <w:rsid w:val="000B6513"/>
    <w:rsid w:val="000B7F06"/>
    <w:rsid w:val="000C1A49"/>
    <w:rsid w:val="000D0350"/>
    <w:rsid w:val="000D5581"/>
    <w:rsid w:val="000E7992"/>
    <w:rsid w:val="000F290B"/>
    <w:rsid w:val="00100F04"/>
    <w:rsid w:val="00106CF4"/>
    <w:rsid w:val="0012137B"/>
    <w:rsid w:val="00123188"/>
    <w:rsid w:val="00125C53"/>
    <w:rsid w:val="00131465"/>
    <w:rsid w:val="00136423"/>
    <w:rsid w:val="0016733F"/>
    <w:rsid w:val="0017202D"/>
    <w:rsid w:val="00174837"/>
    <w:rsid w:val="001756E7"/>
    <w:rsid w:val="0018361C"/>
    <w:rsid w:val="00186367"/>
    <w:rsid w:val="001872B1"/>
    <w:rsid w:val="001D3959"/>
    <w:rsid w:val="001E22C3"/>
    <w:rsid w:val="001E30ED"/>
    <w:rsid w:val="001E7F2A"/>
    <w:rsid w:val="00212073"/>
    <w:rsid w:val="00216E77"/>
    <w:rsid w:val="00217D1D"/>
    <w:rsid w:val="00220745"/>
    <w:rsid w:val="00223DE0"/>
    <w:rsid w:val="00227AD1"/>
    <w:rsid w:val="002304EA"/>
    <w:rsid w:val="00232778"/>
    <w:rsid w:val="00241813"/>
    <w:rsid w:val="00262EA0"/>
    <w:rsid w:val="00264F6A"/>
    <w:rsid w:val="0028374C"/>
    <w:rsid w:val="00283B42"/>
    <w:rsid w:val="002869B7"/>
    <w:rsid w:val="00291AD8"/>
    <w:rsid w:val="0029462A"/>
    <w:rsid w:val="00295E6B"/>
    <w:rsid w:val="002A7B59"/>
    <w:rsid w:val="002B634D"/>
    <w:rsid w:val="002C3988"/>
    <w:rsid w:val="002E21F0"/>
    <w:rsid w:val="002E7B00"/>
    <w:rsid w:val="00302D0A"/>
    <w:rsid w:val="003037DC"/>
    <w:rsid w:val="0032044E"/>
    <w:rsid w:val="003478EF"/>
    <w:rsid w:val="0035534C"/>
    <w:rsid w:val="003620AE"/>
    <w:rsid w:val="00363EF5"/>
    <w:rsid w:val="003A0207"/>
    <w:rsid w:val="003A1A7F"/>
    <w:rsid w:val="003A2B1A"/>
    <w:rsid w:val="003A51CB"/>
    <w:rsid w:val="003B0E8C"/>
    <w:rsid w:val="003B6B2D"/>
    <w:rsid w:val="003B7AD0"/>
    <w:rsid w:val="003C422F"/>
    <w:rsid w:val="003C61FF"/>
    <w:rsid w:val="003D537F"/>
    <w:rsid w:val="003F0054"/>
    <w:rsid w:val="003F1EA1"/>
    <w:rsid w:val="004026D0"/>
    <w:rsid w:val="00403CB9"/>
    <w:rsid w:val="00410AEB"/>
    <w:rsid w:val="00421FD0"/>
    <w:rsid w:val="004408CD"/>
    <w:rsid w:val="00484E84"/>
    <w:rsid w:val="00495B42"/>
    <w:rsid w:val="0049785F"/>
    <w:rsid w:val="004B4F3F"/>
    <w:rsid w:val="005013D3"/>
    <w:rsid w:val="00511494"/>
    <w:rsid w:val="00513573"/>
    <w:rsid w:val="00515B1F"/>
    <w:rsid w:val="00525269"/>
    <w:rsid w:val="0053379B"/>
    <w:rsid w:val="005358AE"/>
    <w:rsid w:val="00547CCF"/>
    <w:rsid w:val="005505C5"/>
    <w:rsid w:val="00551166"/>
    <w:rsid w:val="00565DBA"/>
    <w:rsid w:val="005B3252"/>
    <w:rsid w:val="005C2C8A"/>
    <w:rsid w:val="005D391F"/>
    <w:rsid w:val="005E4209"/>
    <w:rsid w:val="005E5B44"/>
    <w:rsid w:val="005E5B6B"/>
    <w:rsid w:val="005F0734"/>
    <w:rsid w:val="005F2A11"/>
    <w:rsid w:val="0060162D"/>
    <w:rsid w:val="00615DC2"/>
    <w:rsid w:val="00624C16"/>
    <w:rsid w:val="00635FFD"/>
    <w:rsid w:val="00645979"/>
    <w:rsid w:val="00653E05"/>
    <w:rsid w:val="00656B90"/>
    <w:rsid w:val="00664227"/>
    <w:rsid w:val="00673DCD"/>
    <w:rsid w:val="00673E15"/>
    <w:rsid w:val="006748A2"/>
    <w:rsid w:val="00687033"/>
    <w:rsid w:val="00690021"/>
    <w:rsid w:val="006A0BB2"/>
    <w:rsid w:val="006A7580"/>
    <w:rsid w:val="006B0885"/>
    <w:rsid w:val="006B4BE8"/>
    <w:rsid w:val="006B5B1E"/>
    <w:rsid w:val="006D555E"/>
    <w:rsid w:val="006E0828"/>
    <w:rsid w:val="006E3F4D"/>
    <w:rsid w:val="006F322B"/>
    <w:rsid w:val="00713677"/>
    <w:rsid w:val="007208DD"/>
    <w:rsid w:val="007259D4"/>
    <w:rsid w:val="0072632C"/>
    <w:rsid w:val="00732EB9"/>
    <w:rsid w:val="00733856"/>
    <w:rsid w:val="00742BB4"/>
    <w:rsid w:val="00754D8C"/>
    <w:rsid w:val="007674F2"/>
    <w:rsid w:val="00767EC3"/>
    <w:rsid w:val="0077367D"/>
    <w:rsid w:val="00791092"/>
    <w:rsid w:val="007A6C02"/>
    <w:rsid w:val="007D5369"/>
    <w:rsid w:val="007E547B"/>
    <w:rsid w:val="007E59F8"/>
    <w:rsid w:val="007E6C9F"/>
    <w:rsid w:val="007F0BAD"/>
    <w:rsid w:val="007F603F"/>
    <w:rsid w:val="008044A5"/>
    <w:rsid w:val="0080648C"/>
    <w:rsid w:val="00820D56"/>
    <w:rsid w:val="00847BC6"/>
    <w:rsid w:val="00865409"/>
    <w:rsid w:val="00882C62"/>
    <w:rsid w:val="00890D92"/>
    <w:rsid w:val="008A770D"/>
    <w:rsid w:val="008D28C8"/>
    <w:rsid w:val="008E51F1"/>
    <w:rsid w:val="008E5DE8"/>
    <w:rsid w:val="008F4705"/>
    <w:rsid w:val="0090294D"/>
    <w:rsid w:val="009051AE"/>
    <w:rsid w:val="00933CC3"/>
    <w:rsid w:val="00934ADE"/>
    <w:rsid w:val="0093509F"/>
    <w:rsid w:val="0094539F"/>
    <w:rsid w:val="0094618D"/>
    <w:rsid w:val="00953D51"/>
    <w:rsid w:val="009618D2"/>
    <w:rsid w:val="00961B32"/>
    <w:rsid w:val="009652B4"/>
    <w:rsid w:val="00965FEB"/>
    <w:rsid w:val="00973A98"/>
    <w:rsid w:val="00987B18"/>
    <w:rsid w:val="00990266"/>
    <w:rsid w:val="00994235"/>
    <w:rsid w:val="009A3E59"/>
    <w:rsid w:val="009C663B"/>
    <w:rsid w:val="009D0A0D"/>
    <w:rsid w:val="009D1CE9"/>
    <w:rsid w:val="009D4A69"/>
    <w:rsid w:val="009D54A2"/>
    <w:rsid w:val="009E0937"/>
    <w:rsid w:val="009E350D"/>
    <w:rsid w:val="009F273F"/>
    <w:rsid w:val="009F6457"/>
    <w:rsid w:val="00A01C0A"/>
    <w:rsid w:val="00A07C08"/>
    <w:rsid w:val="00A12153"/>
    <w:rsid w:val="00A40BA0"/>
    <w:rsid w:val="00A45252"/>
    <w:rsid w:val="00A55249"/>
    <w:rsid w:val="00A7626A"/>
    <w:rsid w:val="00A93E24"/>
    <w:rsid w:val="00A97FEC"/>
    <w:rsid w:val="00AA52D7"/>
    <w:rsid w:val="00AB4C64"/>
    <w:rsid w:val="00AB6C4D"/>
    <w:rsid w:val="00AD54EC"/>
    <w:rsid w:val="00AE778B"/>
    <w:rsid w:val="00B416EA"/>
    <w:rsid w:val="00B523A7"/>
    <w:rsid w:val="00B54C6C"/>
    <w:rsid w:val="00B553D3"/>
    <w:rsid w:val="00B90782"/>
    <w:rsid w:val="00BA4979"/>
    <w:rsid w:val="00BB0410"/>
    <w:rsid w:val="00BB0436"/>
    <w:rsid w:val="00BC1546"/>
    <w:rsid w:val="00BD5EED"/>
    <w:rsid w:val="00BE155E"/>
    <w:rsid w:val="00BF35FB"/>
    <w:rsid w:val="00BF6CF2"/>
    <w:rsid w:val="00C004DC"/>
    <w:rsid w:val="00C07D05"/>
    <w:rsid w:val="00C274A7"/>
    <w:rsid w:val="00C34F7C"/>
    <w:rsid w:val="00C35BFD"/>
    <w:rsid w:val="00C367FB"/>
    <w:rsid w:val="00C50B4A"/>
    <w:rsid w:val="00C61E8A"/>
    <w:rsid w:val="00C64C1E"/>
    <w:rsid w:val="00C723E0"/>
    <w:rsid w:val="00C72A2B"/>
    <w:rsid w:val="00C75F8E"/>
    <w:rsid w:val="00C75FC6"/>
    <w:rsid w:val="00C82C04"/>
    <w:rsid w:val="00C83D62"/>
    <w:rsid w:val="00CA2744"/>
    <w:rsid w:val="00CB1D04"/>
    <w:rsid w:val="00CC5354"/>
    <w:rsid w:val="00CD0E01"/>
    <w:rsid w:val="00CE6B0F"/>
    <w:rsid w:val="00D02806"/>
    <w:rsid w:val="00D17892"/>
    <w:rsid w:val="00D21130"/>
    <w:rsid w:val="00D51D74"/>
    <w:rsid w:val="00D70335"/>
    <w:rsid w:val="00D87322"/>
    <w:rsid w:val="00D8752E"/>
    <w:rsid w:val="00D96F69"/>
    <w:rsid w:val="00DA05CA"/>
    <w:rsid w:val="00DB1A93"/>
    <w:rsid w:val="00DC4825"/>
    <w:rsid w:val="00DC6992"/>
    <w:rsid w:val="00DF2595"/>
    <w:rsid w:val="00DF6F18"/>
    <w:rsid w:val="00DF7720"/>
    <w:rsid w:val="00E02EF3"/>
    <w:rsid w:val="00E032DC"/>
    <w:rsid w:val="00E12ED2"/>
    <w:rsid w:val="00E23FEC"/>
    <w:rsid w:val="00E2695F"/>
    <w:rsid w:val="00E31163"/>
    <w:rsid w:val="00E4418B"/>
    <w:rsid w:val="00E47E85"/>
    <w:rsid w:val="00E57D93"/>
    <w:rsid w:val="00E76438"/>
    <w:rsid w:val="00E81E99"/>
    <w:rsid w:val="00E8651E"/>
    <w:rsid w:val="00E93FE8"/>
    <w:rsid w:val="00EB0AD3"/>
    <w:rsid w:val="00EC636E"/>
    <w:rsid w:val="00EC6C1F"/>
    <w:rsid w:val="00EC70A9"/>
    <w:rsid w:val="00EE3A38"/>
    <w:rsid w:val="00EF1B0D"/>
    <w:rsid w:val="00F114DC"/>
    <w:rsid w:val="00F20148"/>
    <w:rsid w:val="00F20B12"/>
    <w:rsid w:val="00F24335"/>
    <w:rsid w:val="00F270BA"/>
    <w:rsid w:val="00F32AC4"/>
    <w:rsid w:val="00F33834"/>
    <w:rsid w:val="00F44639"/>
    <w:rsid w:val="00F529CF"/>
    <w:rsid w:val="00F70EFB"/>
    <w:rsid w:val="00F715E7"/>
    <w:rsid w:val="00FA2B61"/>
    <w:rsid w:val="00FE1C79"/>
    <w:rsid w:val="00FE1E13"/>
    <w:rsid w:val="00FE1FB4"/>
    <w:rsid w:val="00FF4A6A"/>
    <w:rsid w:val="05AA620B"/>
    <w:rsid w:val="06CF496A"/>
    <w:rsid w:val="082C3238"/>
    <w:rsid w:val="0A417207"/>
    <w:rsid w:val="0D805ED6"/>
    <w:rsid w:val="0F96356D"/>
    <w:rsid w:val="134A0A87"/>
    <w:rsid w:val="141D16F7"/>
    <w:rsid w:val="1CEA7520"/>
    <w:rsid w:val="1E67587E"/>
    <w:rsid w:val="20E274DA"/>
    <w:rsid w:val="26681488"/>
    <w:rsid w:val="26920B76"/>
    <w:rsid w:val="29A11BC6"/>
    <w:rsid w:val="2C580C9E"/>
    <w:rsid w:val="33380434"/>
    <w:rsid w:val="336B3BC6"/>
    <w:rsid w:val="34581575"/>
    <w:rsid w:val="34AB40F2"/>
    <w:rsid w:val="39F04783"/>
    <w:rsid w:val="3AF92B9E"/>
    <w:rsid w:val="3E0A789C"/>
    <w:rsid w:val="3E917DF4"/>
    <w:rsid w:val="52B215E7"/>
    <w:rsid w:val="553B2552"/>
    <w:rsid w:val="55AD068B"/>
    <w:rsid w:val="564261A2"/>
    <w:rsid w:val="5B2F4F31"/>
    <w:rsid w:val="5DA54794"/>
    <w:rsid w:val="64E12BE1"/>
    <w:rsid w:val="67A23797"/>
    <w:rsid w:val="6BD41A82"/>
    <w:rsid w:val="6DE309C1"/>
    <w:rsid w:val="6E677844"/>
    <w:rsid w:val="6EA445F4"/>
    <w:rsid w:val="6EE77346"/>
    <w:rsid w:val="731629DD"/>
    <w:rsid w:val="75F04B00"/>
    <w:rsid w:val="78DF4A4D"/>
    <w:rsid w:val="7DF11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楷体_GB2312" w:cs="Calibri"/>
      <w:kern w:val="2"/>
      <w:sz w:val="28"/>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link w:val="10"/>
    <w:uiPriority w:val="99"/>
    <w:pPr>
      <w:tabs>
        <w:tab w:val="center" w:pos="4153"/>
        <w:tab w:val="right" w:pos="8306"/>
      </w:tabs>
      <w:snapToGrid w:val="0"/>
      <w:jc w:val="left"/>
    </w:pPr>
    <w:rPr>
      <w:sz w:val="18"/>
      <w:szCs w:val="18"/>
    </w:rPr>
  </w:style>
  <w:style w:type="paragraph" w:styleId="4">
    <w:name w:val="header"/>
    <w:basedOn w:val="1"/>
    <w:link w:val="11"/>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qFormat/>
    <w:uiPriority w:val="22"/>
    <w:rPr>
      <w:b/>
      <w:bCs/>
    </w:rPr>
  </w:style>
  <w:style w:type="character" w:styleId="9">
    <w:name w:val="page number"/>
    <w:uiPriority w:val="0"/>
  </w:style>
  <w:style w:type="character" w:customStyle="1" w:styleId="10">
    <w:name w:val="Footer Char"/>
    <w:link w:val="3"/>
    <w:uiPriority w:val="99"/>
    <w:rPr>
      <w:rFonts w:eastAsia="楷体_GB2312"/>
      <w:kern w:val="2"/>
      <w:sz w:val="18"/>
      <w:szCs w:val="18"/>
    </w:rPr>
  </w:style>
  <w:style w:type="character" w:customStyle="1" w:styleId="11">
    <w:name w:val="Header Char"/>
    <w:link w:val="4"/>
    <w:uiPriority w:val="0"/>
    <w:rPr>
      <w:rFonts w:eastAsia="楷体_GB2312"/>
      <w:kern w:val="2"/>
      <w:sz w:val="18"/>
      <w:szCs w:val="18"/>
    </w:rPr>
  </w:style>
  <w:style w:type="paragraph" w:styleId="12">
    <w:name w:val="List Paragraph"/>
    <w:basedOn w:val="1"/>
    <w:qFormat/>
    <w:uiPriority w:val="34"/>
    <w:pPr>
      <w:ind w:firstLine="420" w:firstLineChars="200"/>
    </w:pPr>
  </w:style>
  <w:style w:type="table" w:customStyle="1" w:styleId="13">
    <w:name w:val="网格型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LI</Company>
  <Pages>11</Pages>
  <Words>3860</Words>
  <Characters>5262</Characters>
  <Lines>37</Lines>
  <Paragraphs>10</Paragraphs>
  <TotalTime>652</TotalTime>
  <ScaleCrop>false</ScaleCrop>
  <LinksUpToDate>false</LinksUpToDate>
  <CharactersWithSpaces>5501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2024-10-24T06:56:00Z</dcterms:created>
  <dc:creator>miaomiao</dc:creator>
  <cp:lastModifiedBy>谢梦燕</cp:lastModifiedBy>
  <cp:lastPrinted>2023-10-20T06:26:00Z</cp:lastPrinted>
  <dcterms:modified xsi:type="dcterms:W3CDTF">2026-06-23T02:17:52Z</dcterms:modified>
  <dc:title>上海交通大学 “医工(理)交叉基金”</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eyJoZGlkIjoiMzU0MWUwYmMxNmViYTc5ZjIwYmFlODYyNjYzMTAxNmYiLCJ1c2VySWQiOiIzOTQzMzEyOTcifQ==</vt:lpwstr>
  </property>
  <property fmtid="{D5CDD505-2E9C-101B-9397-08002B2CF9AE}" pid="3" name="KSOProductBuildVer">
    <vt:lpwstr>2052-12.1.0.26895</vt:lpwstr>
  </property>
  <property fmtid="{D5CDD505-2E9C-101B-9397-08002B2CF9AE}" pid="4" name="ICV">
    <vt:lpwstr>F7FB30CE39A34041A2D3C679A2317976_13</vt:lpwstr>
  </property>
</Properties>
</file>